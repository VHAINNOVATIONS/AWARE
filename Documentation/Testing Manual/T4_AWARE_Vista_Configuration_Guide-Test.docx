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2.xml" ContentType="application/vnd.openxmlformats-officedocument.customXmlProperties+xml"/>
  <Override PartName="/customXml/itemProps3.xml" ContentType="application/vnd.openxmlformats-officedocument.customXmlProperti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E4298" w:rsidRDefault="009E4298" w:rsidP="0021394B">
      <w:pPr>
        <w:pStyle w:val="CoverTitleInstructions"/>
        <w:spacing w:before="120" w:line="240" w:lineRule="auto"/>
        <w:rPr>
          <w:rFonts w:ascii="Arial" w:hAnsi="Arial" w:cs="Arial"/>
          <w:b/>
          <w:i w:val="0"/>
          <w:color w:val="auto"/>
          <w:sz w:val="36"/>
          <w:szCs w:val="36"/>
        </w:rPr>
      </w:pPr>
      <w:bookmarkStart w:id="0" w:name="_Toc205632711"/>
      <w:r w:rsidRPr="00567FB4">
        <w:rPr>
          <w:rFonts w:ascii="Arial" w:hAnsi="Arial" w:cs="Arial"/>
          <w:b/>
          <w:i w:val="0"/>
          <w:color w:val="auto"/>
          <w:sz w:val="36"/>
          <w:szCs w:val="36"/>
        </w:rPr>
        <w:t>Alert Watch and Response Engine (AWARE)</w:t>
      </w:r>
    </w:p>
    <w:p w:rsidR="009E4298" w:rsidRPr="0021394B" w:rsidRDefault="009E4298" w:rsidP="0021394B">
      <w:pPr>
        <w:pStyle w:val="CoverTitleInstructions"/>
        <w:spacing w:before="120" w:line="240" w:lineRule="auto"/>
        <w:rPr>
          <w:rFonts w:ascii="Arial" w:hAnsi="Arial" w:cs="Arial"/>
          <w:b/>
          <w:i w:val="0"/>
          <w:color w:val="auto"/>
          <w:sz w:val="36"/>
          <w:szCs w:val="36"/>
        </w:rPr>
      </w:pPr>
    </w:p>
    <w:p w:rsidR="00FE1646" w:rsidRDefault="002D0720" w:rsidP="00FE1646">
      <w:pPr>
        <w:pStyle w:val="Title2"/>
      </w:pPr>
      <w:proofErr w:type="spellStart"/>
      <w:r>
        <w:t>VistA</w:t>
      </w:r>
      <w:proofErr w:type="spellEnd"/>
      <w:r w:rsidR="00766CC1">
        <w:t>/CPRS</w:t>
      </w:r>
      <w:r>
        <w:t xml:space="preserve"> Configuration</w:t>
      </w:r>
      <w:r w:rsidR="00FE1646">
        <w:t xml:space="preserve"> </w:t>
      </w:r>
      <w:r w:rsidR="009E4298" w:rsidRPr="00567FB4">
        <w:t>Guid</w:t>
      </w:r>
      <w:r w:rsidR="00FE1646">
        <w:t>e</w:t>
      </w:r>
    </w:p>
    <w:p w:rsidR="009E4298" w:rsidRPr="00567FB4" w:rsidRDefault="009E4298" w:rsidP="00FE1646">
      <w:pPr>
        <w:pStyle w:val="Title2"/>
      </w:pPr>
      <w:r w:rsidRPr="00567FB4">
        <w:t>Test Account</w:t>
      </w:r>
    </w:p>
    <w:p w:rsidR="009E4298" w:rsidRPr="00567FB4" w:rsidRDefault="009E4298" w:rsidP="00F6401E">
      <w:pPr>
        <w:pStyle w:val="Title2"/>
      </w:pPr>
    </w:p>
    <w:p w:rsidR="009E4298" w:rsidRPr="00567FB4" w:rsidRDefault="009E4298" w:rsidP="00F6401E">
      <w:pPr>
        <w:pStyle w:val="Title2"/>
      </w:pPr>
    </w:p>
    <w:p w:rsidR="009E4298" w:rsidRPr="00567FB4" w:rsidRDefault="002D18BC" w:rsidP="00F6401E">
      <w:pPr>
        <w:pStyle w:val="CoverTitleInstructions"/>
        <w:rPr>
          <w:color w:val="auto"/>
        </w:rPr>
      </w:pPr>
      <w:r>
        <w:rPr>
          <w:noProof/>
          <w:color w:val="auto"/>
        </w:rPr>
        <w:drawing>
          <wp:inline distT="0" distB="0" distL="0" distR="0" wp14:anchorId="389177E1" wp14:editId="3FB0D3C5">
            <wp:extent cx="2095500" cy="2070100"/>
            <wp:effectExtent l="0" t="0" r="0" b="6350"/>
            <wp:docPr id="1" name="Picture 5" descr="V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95500" cy="2070100"/>
                    </a:xfrm>
                    <a:prstGeom prst="rect">
                      <a:avLst/>
                    </a:prstGeom>
                    <a:noFill/>
                    <a:ln>
                      <a:noFill/>
                    </a:ln>
                  </pic:spPr>
                </pic:pic>
              </a:graphicData>
            </a:graphic>
          </wp:inline>
        </w:drawing>
      </w:r>
    </w:p>
    <w:p w:rsidR="009E4298" w:rsidRPr="00567FB4" w:rsidRDefault="009E4298" w:rsidP="00F6401E">
      <w:pPr>
        <w:pStyle w:val="CoverTitleInstructions"/>
        <w:rPr>
          <w:color w:val="auto"/>
        </w:rPr>
      </w:pPr>
    </w:p>
    <w:p w:rsidR="009E4298" w:rsidRPr="00567FB4" w:rsidRDefault="009E4298" w:rsidP="00F6401E">
      <w:pPr>
        <w:pStyle w:val="CoverTitleInstructions"/>
        <w:rPr>
          <w:color w:val="auto"/>
        </w:rPr>
      </w:pPr>
    </w:p>
    <w:p w:rsidR="009E4298" w:rsidRPr="00567FB4" w:rsidRDefault="00C06DF3" w:rsidP="00F6401E">
      <w:pPr>
        <w:pStyle w:val="Title2"/>
      </w:pPr>
      <w:r>
        <w:t>January</w:t>
      </w:r>
      <w:r w:rsidR="002D0720" w:rsidRPr="00567FB4">
        <w:t xml:space="preserve"> </w:t>
      </w:r>
      <w:r w:rsidR="009E4298" w:rsidRPr="00567FB4">
        <w:t>201</w:t>
      </w:r>
      <w:r>
        <w:t>6</w:t>
      </w:r>
    </w:p>
    <w:p w:rsidR="009E4298" w:rsidRPr="00567FB4" w:rsidRDefault="009E4298" w:rsidP="00F6401E">
      <w:pPr>
        <w:pStyle w:val="Title2"/>
      </w:pPr>
    </w:p>
    <w:p w:rsidR="009E4298" w:rsidRDefault="009E4298" w:rsidP="00F6401E">
      <w:pPr>
        <w:pStyle w:val="Title2"/>
      </w:pPr>
      <w:r w:rsidRPr="00567FB4">
        <w:t>Prepared by Harris Corporation</w:t>
      </w:r>
    </w:p>
    <w:p w:rsidR="009E4298" w:rsidRDefault="009E4298" w:rsidP="00F6401E">
      <w:pPr>
        <w:pStyle w:val="Title2"/>
      </w:pPr>
    </w:p>
    <w:p w:rsidR="009E4298" w:rsidRPr="00567FB4" w:rsidRDefault="009E4298" w:rsidP="00F6401E">
      <w:pPr>
        <w:pStyle w:val="Title2"/>
      </w:pPr>
      <w:r>
        <w:t>CLIN 0007AC</w:t>
      </w:r>
    </w:p>
    <w:p w:rsidR="009E4298" w:rsidRPr="00567FB4" w:rsidRDefault="009E4298" w:rsidP="00F6401E">
      <w:pPr>
        <w:pStyle w:val="Title2"/>
      </w:pPr>
    </w:p>
    <w:p w:rsidR="009E4298" w:rsidRPr="00567FB4" w:rsidRDefault="009E4298" w:rsidP="00F6401E">
      <w:pPr>
        <w:pStyle w:val="Title2"/>
      </w:pPr>
    </w:p>
    <w:p w:rsidR="009E4298" w:rsidRPr="00567FB4" w:rsidRDefault="009E4298" w:rsidP="00F6401E">
      <w:pPr>
        <w:pStyle w:val="Title2"/>
      </w:pPr>
    </w:p>
    <w:p w:rsidR="009E4298" w:rsidRPr="00567FB4" w:rsidRDefault="009E4298" w:rsidP="00B43C2F">
      <w:pPr>
        <w:pStyle w:val="Title2"/>
        <w:jc w:val="left"/>
      </w:pPr>
    </w:p>
    <w:p w:rsidR="009E4298" w:rsidRPr="00567FB4" w:rsidRDefault="009E4298" w:rsidP="00F6401E">
      <w:pPr>
        <w:pStyle w:val="InstructionalText1"/>
        <w:rPr>
          <w:color w:val="auto"/>
        </w:rPr>
        <w:sectPr w:rsidR="009E4298" w:rsidRPr="00567FB4" w:rsidSect="000C6284">
          <w:footerReference w:type="even" r:id="rId9"/>
          <w:footerReference w:type="default" r:id="rId10"/>
          <w:footerReference w:type="first" r:id="rId11"/>
          <w:pgSz w:w="12240" w:h="15840" w:code="1"/>
          <w:pgMar w:top="1440" w:right="1440" w:bottom="1440" w:left="1440" w:header="720" w:footer="720" w:gutter="0"/>
          <w:pgNumType w:fmt="lowerRoman"/>
          <w:cols w:space="720"/>
          <w:titlePg/>
          <w:docGrid w:linePitch="360"/>
        </w:sectPr>
      </w:pPr>
    </w:p>
    <w:p w:rsidR="009E4298" w:rsidRPr="00567FB4" w:rsidRDefault="009E4298" w:rsidP="00971CAF">
      <w:pPr>
        <w:pStyle w:val="Title2"/>
      </w:pPr>
      <w:r w:rsidRPr="00567FB4">
        <w:lastRenderedPageBreak/>
        <w:t>Revision History</w:t>
      </w:r>
    </w:p>
    <w:tbl>
      <w:tblPr>
        <w:tblW w:w="10020" w:type="dxa"/>
        <w:tblInd w:w="-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15" w:type="dxa"/>
          <w:right w:w="115" w:type="dxa"/>
        </w:tblCellMar>
        <w:tblLook w:val="01E0" w:firstRow="1" w:lastRow="1" w:firstColumn="1" w:lastColumn="1" w:noHBand="0" w:noVBand="0"/>
      </w:tblPr>
      <w:tblGrid>
        <w:gridCol w:w="1200"/>
        <w:gridCol w:w="900"/>
        <w:gridCol w:w="2970"/>
        <w:gridCol w:w="1350"/>
        <w:gridCol w:w="1530"/>
        <w:gridCol w:w="900"/>
        <w:gridCol w:w="1170"/>
      </w:tblGrid>
      <w:tr w:rsidR="009E4298" w:rsidRPr="00567FB4" w:rsidTr="00597D5B">
        <w:trPr>
          <w:cantSplit/>
          <w:tblHeader/>
        </w:trPr>
        <w:tc>
          <w:tcPr>
            <w:tcW w:w="1200" w:type="dxa"/>
            <w:tcBorders>
              <w:top w:val="single" w:sz="12" w:space="0" w:color="auto"/>
              <w:bottom w:val="single" w:sz="12" w:space="0" w:color="auto"/>
            </w:tcBorders>
            <w:shd w:val="clear" w:color="auto" w:fill="C6D9F1"/>
            <w:vAlign w:val="center"/>
          </w:tcPr>
          <w:p w:rsidR="009E4298" w:rsidRPr="00567FB4" w:rsidRDefault="009E4298" w:rsidP="00597D5B">
            <w:pPr>
              <w:pStyle w:val="TableColumnHeader"/>
              <w:spacing w:before="40" w:after="40"/>
              <w:jc w:val="center"/>
              <w:rPr>
                <w:rFonts w:ascii="Arial" w:hAnsi="Arial" w:cs="Arial"/>
                <w:color w:val="auto"/>
                <w:szCs w:val="18"/>
              </w:rPr>
            </w:pPr>
            <w:r w:rsidRPr="00567FB4">
              <w:rPr>
                <w:rFonts w:ascii="Arial" w:hAnsi="Arial" w:cs="Arial"/>
                <w:color w:val="auto"/>
                <w:szCs w:val="18"/>
              </w:rPr>
              <w:t>Creation Date</w:t>
            </w:r>
          </w:p>
        </w:tc>
        <w:tc>
          <w:tcPr>
            <w:tcW w:w="900" w:type="dxa"/>
            <w:tcBorders>
              <w:top w:val="single" w:sz="12" w:space="0" w:color="auto"/>
              <w:bottom w:val="single" w:sz="12" w:space="0" w:color="auto"/>
            </w:tcBorders>
            <w:shd w:val="clear" w:color="auto" w:fill="C6D9F1"/>
            <w:vAlign w:val="center"/>
          </w:tcPr>
          <w:p w:rsidR="009E4298" w:rsidRPr="00567FB4" w:rsidRDefault="009E4298" w:rsidP="00597D5B">
            <w:pPr>
              <w:pStyle w:val="TableColumnHeader"/>
              <w:spacing w:before="40" w:after="40"/>
              <w:jc w:val="center"/>
              <w:rPr>
                <w:rFonts w:ascii="Arial" w:hAnsi="Arial" w:cs="Arial"/>
                <w:color w:val="auto"/>
                <w:szCs w:val="18"/>
              </w:rPr>
            </w:pPr>
            <w:r w:rsidRPr="00567FB4">
              <w:rPr>
                <w:rFonts w:ascii="Arial" w:hAnsi="Arial" w:cs="Arial"/>
                <w:color w:val="auto"/>
                <w:szCs w:val="18"/>
              </w:rPr>
              <w:t>Version No.</w:t>
            </w:r>
          </w:p>
        </w:tc>
        <w:tc>
          <w:tcPr>
            <w:tcW w:w="2970" w:type="dxa"/>
            <w:tcBorders>
              <w:top w:val="single" w:sz="12" w:space="0" w:color="auto"/>
              <w:bottom w:val="single" w:sz="12" w:space="0" w:color="auto"/>
            </w:tcBorders>
            <w:shd w:val="clear" w:color="auto" w:fill="C6D9F1"/>
            <w:vAlign w:val="center"/>
          </w:tcPr>
          <w:p w:rsidR="009E4298" w:rsidRPr="00567FB4" w:rsidRDefault="009E4298" w:rsidP="00597D5B">
            <w:pPr>
              <w:pStyle w:val="TableColumnHeader"/>
              <w:spacing w:before="40" w:after="40"/>
              <w:jc w:val="center"/>
              <w:rPr>
                <w:rFonts w:ascii="Arial" w:hAnsi="Arial" w:cs="Arial"/>
                <w:color w:val="auto"/>
                <w:szCs w:val="18"/>
              </w:rPr>
            </w:pPr>
            <w:r w:rsidRPr="00567FB4">
              <w:rPr>
                <w:rFonts w:ascii="Arial" w:hAnsi="Arial" w:cs="Arial"/>
                <w:color w:val="auto"/>
                <w:szCs w:val="18"/>
              </w:rPr>
              <w:t>Description/Comments</w:t>
            </w:r>
          </w:p>
        </w:tc>
        <w:tc>
          <w:tcPr>
            <w:tcW w:w="1350" w:type="dxa"/>
            <w:tcBorders>
              <w:top w:val="single" w:sz="12" w:space="0" w:color="auto"/>
              <w:bottom w:val="single" w:sz="12" w:space="0" w:color="auto"/>
            </w:tcBorders>
            <w:shd w:val="clear" w:color="auto" w:fill="C6D9F1"/>
            <w:vAlign w:val="center"/>
          </w:tcPr>
          <w:p w:rsidR="009E4298" w:rsidRPr="00567FB4" w:rsidRDefault="009E4298" w:rsidP="00597D5B">
            <w:pPr>
              <w:pStyle w:val="TableColumnHeader"/>
              <w:spacing w:before="40" w:after="40"/>
              <w:jc w:val="center"/>
              <w:rPr>
                <w:rFonts w:ascii="Arial" w:hAnsi="Arial" w:cs="Arial"/>
                <w:color w:val="auto"/>
                <w:szCs w:val="18"/>
              </w:rPr>
            </w:pPr>
            <w:r w:rsidRPr="00567FB4">
              <w:rPr>
                <w:rFonts w:ascii="Arial" w:hAnsi="Arial" w:cs="Arial"/>
                <w:color w:val="auto"/>
                <w:szCs w:val="18"/>
              </w:rPr>
              <w:t>Author(s)</w:t>
            </w:r>
          </w:p>
        </w:tc>
        <w:tc>
          <w:tcPr>
            <w:tcW w:w="1530" w:type="dxa"/>
            <w:tcBorders>
              <w:top w:val="single" w:sz="12" w:space="0" w:color="auto"/>
              <w:bottom w:val="single" w:sz="12" w:space="0" w:color="auto"/>
            </w:tcBorders>
            <w:shd w:val="clear" w:color="auto" w:fill="C6D9F1"/>
            <w:vAlign w:val="center"/>
          </w:tcPr>
          <w:p w:rsidR="009E4298" w:rsidRPr="00567FB4" w:rsidRDefault="009E4298" w:rsidP="00597D5B">
            <w:pPr>
              <w:pStyle w:val="TableColumnHeader"/>
              <w:spacing w:before="40" w:after="40"/>
              <w:jc w:val="center"/>
              <w:rPr>
                <w:rFonts w:ascii="Arial" w:hAnsi="Arial" w:cs="Arial"/>
                <w:color w:val="auto"/>
                <w:szCs w:val="18"/>
              </w:rPr>
            </w:pPr>
            <w:r w:rsidRPr="00567FB4">
              <w:rPr>
                <w:rFonts w:ascii="Arial" w:hAnsi="Arial" w:cs="Arial"/>
                <w:color w:val="auto"/>
                <w:szCs w:val="18"/>
              </w:rPr>
              <w:t>Reviewer(s)</w:t>
            </w:r>
          </w:p>
        </w:tc>
        <w:tc>
          <w:tcPr>
            <w:tcW w:w="900" w:type="dxa"/>
            <w:tcBorders>
              <w:top w:val="single" w:sz="12" w:space="0" w:color="auto"/>
              <w:bottom w:val="single" w:sz="12" w:space="0" w:color="auto"/>
            </w:tcBorders>
            <w:shd w:val="clear" w:color="auto" w:fill="C6D9F1"/>
            <w:vAlign w:val="center"/>
          </w:tcPr>
          <w:p w:rsidR="009E4298" w:rsidRPr="00567FB4" w:rsidRDefault="009E4298" w:rsidP="00597D5B">
            <w:pPr>
              <w:pStyle w:val="TableColumnHeader"/>
              <w:spacing w:before="40" w:after="40"/>
              <w:jc w:val="center"/>
              <w:rPr>
                <w:rFonts w:ascii="Arial" w:hAnsi="Arial" w:cs="Arial"/>
                <w:color w:val="auto"/>
                <w:szCs w:val="18"/>
              </w:rPr>
            </w:pPr>
            <w:r w:rsidRPr="00567FB4">
              <w:rPr>
                <w:rFonts w:ascii="Arial" w:hAnsi="Arial" w:cs="Arial"/>
                <w:color w:val="auto"/>
                <w:szCs w:val="18"/>
              </w:rPr>
              <w:t>Review Type</w:t>
            </w:r>
          </w:p>
        </w:tc>
        <w:tc>
          <w:tcPr>
            <w:tcW w:w="1170" w:type="dxa"/>
            <w:tcBorders>
              <w:top w:val="single" w:sz="12" w:space="0" w:color="auto"/>
              <w:bottom w:val="single" w:sz="12" w:space="0" w:color="auto"/>
            </w:tcBorders>
            <w:shd w:val="clear" w:color="auto" w:fill="C6D9F1"/>
            <w:vAlign w:val="center"/>
          </w:tcPr>
          <w:p w:rsidR="009E4298" w:rsidRPr="00567FB4" w:rsidRDefault="009E4298" w:rsidP="00597D5B">
            <w:pPr>
              <w:pStyle w:val="TableColumnHeader"/>
              <w:spacing w:before="40" w:after="40"/>
              <w:jc w:val="center"/>
              <w:rPr>
                <w:rFonts w:ascii="Arial" w:hAnsi="Arial" w:cs="Arial"/>
                <w:color w:val="auto"/>
                <w:szCs w:val="18"/>
              </w:rPr>
            </w:pPr>
            <w:r w:rsidRPr="00567FB4">
              <w:rPr>
                <w:rFonts w:ascii="Arial" w:hAnsi="Arial" w:cs="Arial"/>
                <w:color w:val="auto"/>
                <w:szCs w:val="18"/>
              </w:rPr>
              <w:t>Issue Date</w:t>
            </w:r>
          </w:p>
        </w:tc>
      </w:tr>
      <w:tr w:rsidR="009E4298" w:rsidRPr="00567FB4" w:rsidTr="00597D5B">
        <w:trPr>
          <w:cantSplit/>
        </w:trPr>
        <w:tc>
          <w:tcPr>
            <w:tcW w:w="1200" w:type="dxa"/>
            <w:vAlign w:val="center"/>
          </w:tcPr>
          <w:p w:rsidR="009E4298" w:rsidRPr="00567FB4" w:rsidRDefault="002D0720" w:rsidP="00597D5B">
            <w:pPr>
              <w:pStyle w:val="TableContentText"/>
              <w:spacing w:before="40" w:after="40"/>
              <w:jc w:val="center"/>
              <w:rPr>
                <w:rFonts w:ascii="Arial" w:hAnsi="Arial" w:cs="Arial"/>
                <w:color w:val="auto"/>
              </w:rPr>
            </w:pPr>
            <w:r>
              <w:rPr>
                <w:rFonts w:ascii="Arial" w:hAnsi="Arial" w:cs="Arial"/>
                <w:color w:val="auto"/>
              </w:rPr>
              <w:t>4/24/2015</w:t>
            </w:r>
          </w:p>
        </w:tc>
        <w:tc>
          <w:tcPr>
            <w:tcW w:w="900" w:type="dxa"/>
            <w:vAlign w:val="center"/>
          </w:tcPr>
          <w:p w:rsidR="009E4298" w:rsidRPr="00567FB4" w:rsidRDefault="00927249" w:rsidP="00927249">
            <w:pPr>
              <w:pStyle w:val="TableContentText"/>
              <w:spacing w:before="40" w:after="40"/>
              <w:jc w:val="center"/>
              <w:rPr>
                <w:rFonts w:ascii="Arial" w:hAnsi="Arial" w:cs="Arial"/>
                <w:color w:val="auto"/>
              </w:rPr>
            </w:pPr>
            <w:ins w:id="1" w:author="George" w:date="2016-01-12T21:42:00Z">
              <w:r>
                <w:rPr>
                  <w:rFonts w:ascii="Arial" w:hAnsi="Arial" w:cs="Arial"/>
                  <w:color w:val="auto"/>
                </w:rPr>
                <w:t>.01</w:t>
              </w:r>
            </w:ins>
            <w:del w:id="2" w:author="George" w:date="2016-01-12T21:42:00Z">
              <w:r w:rsidR="00843740" w:rsidDel="00927249">
                <w:rPr>
                  <w:rFonts w:ascii="Arial" w:hAnsi="Arial" w:cs="Arial"/>
                  <w:color w:val="auto"/>
                </w:rPr>
                <w:delText>1.0</w:delText>
              </w:r>
            </w:del>
          </w:p>
        </w:tc>
        <w:tc>
          <w:tcPr>
            <w:tcW w:w="2970" w:type="dxa"/>
            <w:vAlign w:val="center"/>
          </w:tcPr>
          <w:p w:rsidR="009E4298" w:rsidRPr="00567FB4" w:rsidRDefault="002D0720" w:rsidP="005742CE">
            <w:pPr>
              <w:pStyle w:val="TableContentText"/>
              <w:spacing w:before="40" w:after="40"/>
              <w:rPr>
                <w:rFonts w:ascii="Arial" w:hAnsi="Arial" w:cs="Arial"/>
                <w:color w:val="auto"/>
              </w:rPr>
            </w:pPr>
            <w:r>
              <w:rPr>
                <w:rFonts w:ascii="Arial" w:hAnsi="Arial" w:cs="Arial"/>
                <w:color w:val="auto"/>
              </w:rPr>
              <w:t xml:space="preserve">Initial </w:t>
            </w:r>
            <w:r w:rsidR="00D51C4C">
              <w:rPr>
                <w:rFonts w:ascii="Arial" w:hAnsi="Arial" w:cs="Arial"/>
                <w:color w:val="auto"/>
              </w:rPr>
              <w:t xml:space="preserve">AWARE </w:t>
            </w:r>
            <w:proofErr w:type="spellStart"/>
            <w:r w:rsidR="00D51C4C">
              <w:rPr>
                <w:rFonts w:ascii="Arial" w:hAnsi="Arial" w:cs="Arial"/>
                <w:color w:val="auto"/>
              </w:rPr>
              <w:t>VistA</w:t>
            </w:r>
            <w:proofErr w:type="spellEnd"/>
            <w:r w:rsidR="00177F02">
              <w:rPr>
                <w:rFonts w:ascii="Arial" w:hAnsi="Arial" w:cs="Arial"/>
                <w:color w:val="auto"/>
              </w:rPr>
              <w:t>/CPRS</w:t>
            </w:r>
            <w:r w:rsidR="00D51C4C">
              <w:rPr>
                <w:rFonts w:ascii="Arial" w:hAnsi="Arial" w:cs="Arial"/>
                <w:color w:val="auto"/>
              </w:rPr>
              <w:t xml:space="preserve"> </w:t>
            </w:r>
            <w:r>
              <w:rPr>
                <w:rFonts w:ascii="Arial" w:hAnsi="Arial" w:cs="Arial"/>
                <w:color w:val="auto"/>
              </w:rPr>
              <w:t xml:space="preserve">Configuration, and User Setup </w:t>
            </w:r>
          </w:p>
        </w:tc>
        <w:tc>
          <w:tcPr>
            <w:tcW w:w="1350" w:type="dxa"/>
            <w:vAlign w:val="center"/>
          </w:tcPr>
          <w:p w:rsidR="009E4298" w:rsidRPr="00567FB4" w:rsidRDefault="002B2529" w:rsidP="00597D5B">
            <w:pPr>
              <w:pStyle w:val="TableContentText"/>
              <w:spacing w:before="40" w:after="40"/>
              <w:rPr>
                <w:rFonts w:ascii="Arial" w:hAnsi="Arial" w:cs="Arial"/>
                <w:color w:val="auto"/>
              </w:rPr>
            </w:pPr>
            <w:r>
              <w:rPr>
                <w:rFonts w:ascii="Arial" w:hAnsi="Arial" w:cs="Arial"/>
                <w:color w:val="auto"/>
              </w:rPr>
              <w:t>G. Welch</w:t>
            </w:r>
          </w:p>
        </w:tc>
        <w:tc>
          <w:tcPr>
            <w:tcW w:w="1530" w:type="dxa"/>
            <w:vAlign w:val="center"/>
          </w:tcPr>
          <w:p w:rsidR="009E4298" w:rsidRPr="00567FB4" w:rsidRDefault="009E4298" w:rsidP="00597D5B">
            <w:pPr>
              <w:pStyle w:val="TableContentText"/>
              <w:spacing w:before="40" w:after="40"/>
              <w:rPr>
                <w:rFonts w:ascii="Arial" w:hAnsi="Arial" w:cs="Arial"/>
                <w:color w:val="auto"/>
              </w:rPr>
            </w:pPr>
          </w:p>
        </w:tc>
        <w:tc>
          <w:tcPr>
            <w:tcW w:w="900" w:type="dxa"/>
            <w:vAlign w:val="center"/>
          </w:tcPr>
          <w:p w:rsidR="009E4298" w:rsidRPr="00567FB4" w:rsidRDefault="009E4298" w:rsidP="00597D5B">
            <w:pPr>
              <w:pStyle w:val="TableContentText"/>
              <w:spacing w:before="40" w:after="40"/>
              <w:rPr>
                <w:rFonts w:ascii="Arial" w:hAnsi="Arial" w:cs="Arial"/>
                <w:color w:val="auto"/>
              </w:rPr>
            </w:pPr>
          </w:p>
        </w:tc>
        <w:tc>
          <w:tcPr>
            <w:tcW w:w="1170" w:type="dxa"/>
            <w:vAlign w:val="center"/>
          </w:tcPr>
          <w:p w:rsidR="009E4298" w:rsidRPr="00567FB4" w:rsidRDefault="009E4298" w:rsidP="00597D5B">
            <w:pPr>
              <w:pStyle w:val="TableContentText"/>
              <w:spacing w:before="40" w:after="40"/>
              <w:jc w:val="center"/>
              <w:rPr>
                <w:rFonts w:ascii="Arial" w:hAnsi="Arial" w:cs="Arial"/>
                <w:color w:val="auto"/>
              </w:rPr>
            </w:pPr>
          </w:p>
        </w:tc>
      </w:tr>
      <w:tr w:rsidR="009E4298" w:rsidRPr="00567FB4" w:rsidTr="00597D5B">
        <w:trPr>
          <w:cantSplit/>
        </w:trPr>
        <w:tc>
          <w:tcPr>
            <w:tcW w:w="1200" w:type="dxa"/>
            <w:vAlign w:val="center"/>
          </w:tcPr>
          <w:p w:rsidR="009E4298" w:rsidRPr="00567FB4" w:rsidRDefault="009E4298" w:rsidP="00597D5B">
            <w:pPr>
              <w:pStyle w:val="TableContentText"/>
              <w:spacing w:before="40" w:after="40"/>
              <w:jc w:val="center"/>
              <w:rPr>
                <w:rFonts w:ascii="Arial" w:hAnsi="Arial" w:cs="Arial"/>
                <w:color w:val="auto"/>
              </w:rPr>
            </w:pPr>
          </w:p>
        </w:tc>
        <w:tc>
          <w:tcPr>
            <w:tcW w:w="900" w:type="dxa"/>
            <w:vAlign w:val="center"/>
          </w:tcPr>
          <w:p w:rsidR="009E4298" w:rsidRPr="00567FB4" w:rsidRDefault="009E4298" w:rsidP="00597D5B">
            <w:pPr>
              <w:pStyle w:val="TableContentText"/>
              <w:spacing w:before="40" w:after="40"/>
              <w:jc w:val="center"/>
              <w:rPr>
                <w:rFonts w:ascii="Arial" w:hAnsi="Arial" w:cs="Arial"/>
                <w:color w:val="auto"/>
              </w:rPr>
            </w:pPr>
          </w:p>
        </w:tc>
        <w:tc>
          <w:tcPr>
            <w:tcW w:w="2970" w:type="dxa"/>
            <w:vAlign w:val="center"/>
          </w:tcPr>
          <w:p w:rsidR="009E4298" w:rsidRPr="00567FB4" w:rsidRDefault="005742CE" w:rsidP="00597D5B">
            <w:pPr>
              <w:pStyle w:val="TableContentText"/>
              <w:spacing w:before="40" w:after="40"/>
              <w:rPr>
                <w:rFonts w:ascii="Arial" w:hAnsi="Arial" w:cs="Arial"/>
                <w:color w:val="auto"/>
              </w:rPr>
            </w:pPr>
            <w:r>
              <w:rPr>
                <w:rFonts w:ascii="Arial" w:hAnsi="Arial" w:cs="Arial"/>
                <w:color w:val="auto"/>
              </w:rPr>
              <w:t>Add Configurator/AWARE User Assignments</w:t>
            </w:r>
          </w:p>
        </w:tc>
        <w:tc>
          <w:tcPr>
            <w:tcW w:w="1350" w:type="dxa"/>
            <w:vAlign w:val="center"/>
          </w:tcPr>
          <w:p w:rsidR="009E4298" w:rsidRPr="00567FB4" w:rsidRDefault="005742CE" w:rsidP="00597D5B">
            <w:pPr>
              <w:pStyle w:val="TableContentText"/>
              <w:spacing w:before="40" w:after="40"/>
              <w:rPr>
                <w:rFonts w:ascii="Arial" w:hAnsi="Arial" w:cs="Arial"/>
                <w:color w:val="auto"/>
              </w:rPr>
            </w:pPr>
            <w:r>
              <w:rPr>
                <w:rFonts w:ascii="Arial" w:hAnsi="Arial" w:cs="Arial"/>
                <w:color w:val="auto"/>
              </w:rPr>
              <w:t>G. Welch</w:t>
            </w:r>
          </w:p>
        </w:tc>
        <w:tc>
          <w:tcPr>
            <w:tcW w:w="1530" w:type="dxa"/>
            <w:vAlign w:val="center"/>
          </w:tcPr>
          <w:p w:rsidR="009E4298" w:rsidRPr="00567FB4" w:rsidRDefault="009E4298" w:rsidP="00597D5B">
            <w:pPr>
              <w:pStyle w:val="TableContentText"/>
              <w:spacing w:before="40" w:after="40"/>
              <w:rPr>
                <w:rFonts w:ascii="Arial" w:hAnsi="Arial" w:cs="Arial"/>
                <w:color w:val="auto"/>
              </w:rPr>
            </w:pPr>
          </w:p>
        </w:tc>
        <w:tc>
          <w:tcPr>
            <w:tcW w:w="900" w:type="dxa"/>
            <w:vAlign w:val="center"/>
          </w:tcPr>
          <w:p w:rsidR="009E4298" w:rsidRPr="00567FB4" w:rsidRDefault="009E4298" w:rsidP="00597D5B">
            <w:pPr>
              <w:pStyle w:val="TableContentText"/>
              <w:spacing w:before="40" w:after="40"/>
              <w:rPr>
                <w:rFonts w:ascii="Arial" w:hAnsi="Arial" w:cs="Arial"/>
                <w:color w:val="auto"/>
              </w:rPr>
            </w:pPr>
          </w:p>
        </w:tc>
        <w:tc>
          <w:tcPr>
            <w:tcW w:w="1170" w:type="dxa"/>
            <w:vAlign w:val="center"/>
          </w:tcPr>
          <w:p w:rsidR="009E4298" w:rsidRPr="00567FB4" w:rsidRDefault="009E4298" w:rsidP="00597D5B">
            <w:pPr>
              <w:pStyle w:val="TableContentText"/>
              <w:spacing w:before="40" w:after="40"/>
              <w:jc w:val="center"/>
              <w:rPr>
                <w:rFonts w:ascii="Arial" w:hAnsi="Arial" w:cs="Arial"/>
                <w:color w:val="auto"/>
              </w:rPr>
            </w:pPr>
          </w:p>
        </w:tc>
      </w:tr>
      <w:tr w:rsidR="009E4298" w:rsidRPr="00567FB4" w:rsidTr="004B50A3">
        <w:trPr>
          <w:cantSplit/>
        </w:trPr>
        <w:tc>
          <w:tcPr>
            <w:tcW w:w="1200" w:type="dxa"/>
            <w:vAlign w:val="center"/>
          </w:tcPr>
          <w:p w:rsidR="009E4298" w:rsidRPr="00567FB4" w:rsidRDefault="00485D60" w:rsidP="00597D5B">
            <w:pPr>
              <w:pStyle w:val="TableContentText"/>
              <w:spacing w:before="40" w:after="40"/>
              <w:jc w:val="center"/>
              <w:rPr>
                <w:rFonts w:ascii="Arial" w:hAnsi="Arial" w:cs="Arial"/>
                <w:color w:val="auto"/>
              </w:rPr>
            </w:pPr>
            <w:r>
              <w:rPr>
                <w:rFonts w:ascii="Arial" w:hAnsi="Arial" w:cs="Arial"/>
                <w:color w:val="auto"/>
              </w:rPr>
              <w:t>5/13/2015</w:t>
            </w:r>
          </w:p>
        </w:tc>
        <w:tc>
          <w:tcPr>
            <w:tcW w:w="900" w:type="dxa"/>
            <w:vAlign w:val="center"/>
          </w:tcPr>
          <w:p w:rsidR="009E4298" w:rsidRPr="00567FB4" w:rsidRDefault="00927249" w:rsidP="00597D5B">
            <w:pPr>
              <w:pStyle w:val="TableContentText"/>
              <w:spacing w:before="40" w:after="40"/>
              <w:jc w:val="center"/>
              <w:rPr>
                <w:rFonts w:ascii="Arial" w:hAnsi="Arial" w:cs="Arial"/>
                <w:color w:val="auto"/>
              </w:rPr>
            </w:pPr>
            <w:ins w:id="3" w:author="George" w:date="2016-01-12T21:42:00Z">
              <w:r>
                <w:rPr>
                  <w:rFonts w:ascii="Arial" w:hAnsi="Arial" w:cs="Arial"/>
                  <w:color w:val="auto"/>
                </w:rPr>
                <w:t>.02</w:t>
              </w:r>
            </w:ins>
          </w:p>
        </w:tc>
        <w:tc>
          <w:tcPr>
            <w:tcW w:w="2970" w:type="dxa"/>
            <w:vAlign w:val="center"/>
          </w:tcPr>
          <w:p w:rsidR="005D4A90" w:rsidRDefault="005D4A90" w:rsidP="005D4A90">
            <w:pPr>
              <w:pStyle w:val="TableContentText"/>
              <w:spacing w:before="40" w:after="40"/>
              <w:rPr>
                <w:rFonts w:ascii="Arial" w:hAnsi="Arial" w:cs="Arial"/>
                <w:color w:val="auto"/>
              </w:rPr>
            </w:pPr>
            <w:r>
              <w:rPr>
                <w:rFonts w:ascii="Arial" w:hAnsi="Arial" w:cs="Arial"/>
                <w:color w:val="auto"/>
              </w:rPr>
              <w:t xml:space="preserve">User Setup assignments changed to site User Account Management. </w:t>
            </w:r>
          </w:p>
          <w:p w:rsidR="005D4A90" w:rsidRDefault="005D4A90" w:rsidP="005D4A90">
            <w:pPr>
              <w:pStyle w:val="TableContentText"/>
              <w:spacing w:before="40" w:after="40"/>
              <w:rPr>
                <w:rFonts w:ascii="Arial" w:hAnsi="Arial" w:cs="Arial"/>
                <w:color w:val="auto"/>
              </w:rPr>
            </w:pPr>
            <w:r>
              <w:rPr>
                <w:rFonts w:ascii="Arial" w:hAnsi="Arial" w:cs="Arial"/>
                <w:color w:val="auto"/>
              </w:rPr>
              <w:t xml:space="preserve">Instructions added for making Reminder Dialogs “Active”. </w:t>
            </w:r>
          </w:p>
          <w:p w:rsidR="009E4298" w:rsidRPr="00567FB4" w:rsidRDefault="009E4298" w:rsidP="005D4A90">
            <w:pPr>
              <w:pStyle w:val="TableContentText"/>
              <w:spacing w:before="40" w:after="40"/>
              <w:rPr>
                <w:rFonts w:ascii="Arial" w:hAnsi="Arial" w:cs="Arial"/>
                <w:color w:val="auto"/>
              </w:rPr>
            </w:pPr>
          </w:p>
        </w:tc>
        <w:tc>
          <w:tcPr>
            <w:tcW w:w="1350" w:type="dxa"/>
            <w:vAlign w:val="center"/>
          </w:tcPr>
          <w:p w:rsidR="009E4298" w:rsidRPr="00567FB4" w:rsidRDefault="005D4A90" w:rsidP="00597D5B">
            <w:pPr>
              <w:pStyle w:val="TableContentText"/>
              <w:spacing w:before="40" w:after="40"/>
              <w:rPr>
                <w:rFonts w:ascii="Arial" w:hAnsi="Arial" w:cs="Arial"/>
                <w:color w:val="auto"/>
              </w:rPr>
            </w:pPr>
            <w:r>
              <w:rPr>
                <w:rFonts w:ascii="Arial" w:hAnsi="Arial" w:cs="Arial"/>
                <w:color w:val="auto"/>
              </w:rPr>
              <w:t>G. Welch</w:t>
            </w:r>
          </w:p>
        </w:tc>
        <w:tc>
          <w:tcPr>
            <w:tcW w:w="1530" w:type="dxa"/>
            <w:vAlign w:val="center"/>
          </w:tcPr>
          <w:p w:rsidR="009E4298" w:rsidRPr="00567FB4" w:rsidRDefault="009E4298" w:rsidP="00597D5B">
            <w:pPr>
              <w:pStyle w:val="TableContentText"/>
              <w:spacing w:before="40" w:after="40"/>
              <w:rPr>
                <w:rFonts w:ascii="Arial" w:hAnsi="Arial" w:cs="Arial"/>
                <w:color w:val="auto"/>
              </w:rPr>
            </w:pPr>
          </w:p>
        </w:tc>
        <w:tc>
          <w:tcPr>
            <w:tcW w:w="900" w:type="dxa"/>
            <w:vAlign w:val="center"/>
          </w:tcPr>
          <w:p w:rsidR="009E4298" w:rsidRPr="00567FB4" w:rsidRDefault="009E4298" w:rsidP="00597D5B">
            <w:pPr>
              <w:pStyle w:val="TableContentText"/>
              <w:spacing w:before="40" w:after="40"/>
              <w:rPr>
                <w:rFonts w:ascii="Arial" w:hAnsi="Arial" w:cs="Arial"/>
                <w:color w:val="auto"/>
              </w:rPr>
            </w:pPr>
          </w:p>
        </w:tc>
        <w:tc>
          <w:tcPr>
            <w:tcW w:w="1170" w:type="dxa"/>
            <w:vAlign w:val="center"/>
          </w:tcPr>
          <w:p w:rsidR="009E4298" w:rsidRPr="00567FB4" w:rsidRDefault="009E4298" w:rsidP="00597D5B">
            <w:pPr>
              <w:pStyle w:val="TableContentText"/>
              <w:spacing w:before="40" w:after="40"/>
              <w:jc w:val="center"/>
              <w:rPr>
                <w:rFonts w:ascii="Arial" w:hAnsi="Arial" w:cs="Arial"/>
                <w:color w:val="auto"/>
              </w:rPr>
            </w:pPr>
          </w:p>
        </w:tc>
      </w:tr>
      <w:tr w:rsidR="009E4298" w:rsidRPr="00567FB4" w:rsidTr="004B50A3">
        <w:trPr>
          <w:cantSplit/>
        </w:trPr>
        <w:tc>
          <w:tcPr>
            <w:tcW w:w="1200" w:type="dxa"/>
            <w:vAlign w:val="center"/>
          </w:tcPr>
          <w:p w:rsidR="009E4298" w:rsidRPr="00567FB4" w:rsidRDefault="00C06DF3" w:rsidP="00597D5B">
            <w:pPr>
              <w:pStyle w:val="TableContentText"/>
              <w:spacing w:before="40" w:after="40"/>
              <w:jc w:val="center"/>
              <w:rPr>
                <w:rFonts w:ascii="Arial" w:hAnsi="Arial" w:cs="Arial"/>
                <w:color w:val="auto"/>
              </w:rPr>
            </w:pPr>
            <w:r>
              <w:rPr>
                <w:rFonts w:ascii="Arial" w:hAnsi="Arial" w:cs="Arial"/>
                <w:color w:val="auto"/>
              </w:rPr>
              <w:t>1/6/2016</w:t>
            </w:r>
          </w:p>
        </w:tc>
        <w:tc>
          <w:tcPr>
            <w:tcW w:w="900" w:type="dxa"/>
            <w:vAlign w:val="center"/>
          </w:tcPr>
          <w:p w:rsidR="009E4298" w:rsidRPr="00567FB4" w:rsidRDefault="00927249" w:rsidP="00597D5B">
            <w:pPr>
              <w:pStyle w:val="TableContentText"/>
              <w:spacing w:before="40" w:after="40"/>
              <w:jc w:val="center"/>
              <w:rPr>
                <w:rFonts w:ascii="Arial" w:hAnsi="Arial" w:cs="Arial"/>
                <w:color w:val="auto"/>
              </w:rPr>
            </w:pPr>
            <w:ins w:id="4" w:author="George" w:date="2016-01-12T21:42:00Z">
              <w:r>
                <w:rPr>
                  <w:rFonts w:ascii="Arial" w:hAnsi="Arial" w:cs="Arial"/>
                  <w:color w:val="auto"/>
                </w:rPr>
                <w:t>.03</w:t>
              </w:r>
            </w:ins>
          </w:p>
        </w:tc>
        <w:tc>
          <w:tcPr>
            <w:tcW w:w="2970" w:type="dxa"/>
            <w:vAlign w:val="center"/>
          </w:tcPr>
          <w:p w:rsidR="009E4298" w:rsidRPr="00567FB4" w:rsidRDefault="00C06DF3" w:rsidP="00C06DF3">
            <w:pPr>
              <w:pStyle w:val="TableContentText"/>
              <w:spacing w:before="40" w:after="40"/>
              <w:rPr>
                <w:rFonts w:ascii="Arial" w:hAnsi="Arial" w:cs="Arial"/>
                <w:color w:val="auto"/>
              </w:rPr>
            </w:pPr>
            <w:r>
              <w:rPr>
                <w:rFonts w:ascii="Arial" w:hAnsi="Arial" w:cs="Arial"/>
                <w:color w:val="auto"/>
              </w:rPr>
              <w:t>Follow format of similar Production Configuration Guide</w:t>
            </w:r>
            <w:ins w:id="5" w:author="George" w:date="2016-01-12T21:42:00Z">
              <w:r w:rsidR="00927249">
                <w:rPr>
                  <w:rFonts w:ascii="Arial" w:hAnsi="Arial" w:cs="Arial"/>
                  <w:color w:val="auto"/>
                </w:rPr>
                <w:t xml:space="preserve"> for incorporating Task </w:t>
              </w:r>
              <w:proofErr w:type="spellStart"/>
              <w:r w:rsidR="00927249">
                <w:rPr>
                  <w:rFonts w:ascii="Arial" w:hAnsi="Arial" w:cs="Arial"/>
                  <w:color w:val="auto"/>
                </w:rPr>
                <w:t>Assiment</w:t>
              </w:r>
              <w:proofErr w:type="spellEnd"/>
              <w:r w:rsidR="00927249">
                <w:rPr>
                  <w:rFonts w:ascii="Arial" w:hAnsi="Arial" w:cs="Arial"/>
                  <w:color w:val="auto"/>
                </w:rPr>
                <w:t xml:space="preserve"> and User Task ta</w:t>
              </w:r>
            </w:ins>
            <w:ins w:id="6" w:author="George" w:date="2016-01-12T21:43:00Z">
              <w:r w:rsidR="00927249">
                <w:rPr>
                  <w:rFonts w:ascii="Arial" w:hAnsi="Arial" w:cs="Arial"/>
                  <w:color w:val="auto"/>
                </w:rPr>
                <w:t>b</w:t>
              </w:r>
            </w:ins>
            <w:ins w:id="7" w:author="George" w:date="2016-01-12T21:42:00Z">
              <w:r w:rsidR="00927249">
                <w:rPr>
                  <w:rFonts w:ascii="Arial" w:hAnsi="Arial" w:cs="Arial"/>
                  <w:color w:val="auto"/>
                </w:rPr>
                <w:t>les</w:t>
              </w:r>
            </w:ins>
          </w:p>
        </w:tc>
        <w:tc>
          <w:tcPr>
            <w:tcW w:w="1350" w:type="dxa"/>
            <w:vAlign w:val="center"/>
          </w:tcPr>
          <w:p w:rsidR="009E4298" w:rsidRPr="00567FB4" w:rsidRDefault="00C06DF3" w:rsidP="00597D5B">
            <w:pPr>
              <w:pStyle w:val="TableContentText"/>
              <w:spacing w:before="40" w:after="40"/>
              <w:rPr>
                <w:rFonts w:ascii="Arial" w:hAnsi="Arial" w:cs="Arial"/>
                <w:color w:val="auto"/>
              </w:rPr>
            </w:pPr>
            <w:r>
              <w:rPr>
                <w:rFonts w:ascii="Arial" w:hAnsi="Arial" w:cs="Arial"/>
                <w:color w:val="auto"/>
              </w:rPr>
              <w:t>G. Welch</w:t>
            </w:r>
          </w:p>
        </w:tc>
        <w:tc>
          <w:tcPr>
            <w:tcW w:w="1530" w:type="dxa"/>
            <w:vAlign w:val="center"/>
          </w:tcPr>
          <w:p w:rsidR="009E4298" w:rsidRPr="00567FB4" w:rsidRDefault="009E4298" w:rsidP="00597D5B">
            <w:pPr>
              <w:pStyle w:val="TableContentText"/>
              <w:spacing w:before="40" w:after="40"/>
              <w:rPr>
                <w:rFonts w:ascii="Arial" w:hAnsi="Arial" w:cs="Arial"/>
                <w:color w:val="auto"/>
              </w:rPr>
            </w:pPr>
          </w:p>
        </w:tc>
        <w:tc>
          <w:tcPr>
            <w:tcW w:w="900" w:type="dxa"/>
            <w:vAlign w:val="center"/>
          </w:tcPr>
          <w:p w:rsidR="009E4298" w:rsidRPr="00567FB4" w:rsidRDefault="009E4298" w:rsidP="00597D5B">
            <w:pPr>
              <w:pStyle w:val="TableContentText"/>
              <w:spacing w:before="40" w:after="40"/>
              <w:rPr>
                <w:rFonts w:ascii="Arial" w:hAnsi="Arial" w:cs="Arial"/>
                <w:color w:val="auto"/>
              </w:rPr>
            </w:pPr>
          </w:p>
        </w:tc>
        <w:tc>
          <w:tcPr>
            <w:tcW w:w="1170" w:type="dxa"/>
            <w:vAlign w:val="center"/>
          </w:tcPr>
          <w:p w:rsidR="009E4298" w:rsidRPr="00567FB4" w:rsidRDefault="009E4298" w:rsidP="00597D5B">
            <w:pPr>
              <w:pStyle w:val="TableContentText"/>
              <w:spacing w:before="40" w:after="40"/>
              <w:jc w:val="center"/>
              <w:rPr>
                <w:rFonts w:ascii="Arial" w:hAnsi="Arial" w:cs="Arial"/>
                <w:color w:val="auto"/>
              </w:rPr>
            </w:pPr>
          </w:p>
        </w:tc>
      </w:tr>
      <w:tr w:rsidR="009E4298" w:rsidRPr="00567FB4" w:rsidTr="004B50A3">
        <w:trPr>
          <w:cantSplit/>
        </w:trPr>
        <w:tc>
          <w:tcPr>
            <w:tcW w:w="1200" w:type="dxa"/>
            <w:vAlign w:val="center"/>
          </w:tcPr>
          <w:p w:rsidR="009E4298" w:rsidRPr="00567FB4" w:rsidRDefault="009E4298" w:rsidP="00597D5B">
            <w:pPr>
              <w:pStyle w:val="TableContentText"/>
              <w:spacing w:before="40" w:after="40"/>
              <w:jc w:val="center"/>
              <w:rPr>
                <w:rFonts w:ascii="Arial" w:hAnsi="Arial" w:cs="Arial"/>
                <w:color w:val="auto"/>
              </w:rPr>
            </w:pPr>
          </w:p>
        </w:tc>
        <w:tc>
          <w:tcPr>
            <w:tcW w:w="900" w:type="dxa"/>
            <w:vAlign w:val="center"/>
          </w:tcPr>
          <w:p w:rsidR="009E4298" w:rsidRPr="00567FB4" w:rsidRDefault="009E4298" w:rsidP="00597D5B">
            <w:pPr>
              <w:pStyle w:val="TableContentText"/>
              <w:spacing w:before="40" w:after="40"/>
              <w:jc w:val="center"/>
              <w:rPr>
                <w:rFonts w:ascii="Arial" w:hAnsi="Arial" w:cs="Arial"/>
                <w:color w:val="auto"/>
              </w:rPr>
            </w:pPr>
          </w:p>
        </w:tc>
        <w:tc>
          <w:tcPr>
            <w:tcW w:w="2970" w:type="dxa"/>
            <w:vAlign w:val="center"/>
          </w:tcPr>
          <w:p w:rsidR="009E4298" w:rsidRPr="00567FB4" w:rsidRDefault="009E4298" w:rsidP="00597D5B">
            <w:pPr>
              <w:pStyle w:val="TableContentText"/>
              <w:spacing w:before="40" w:after="40"/>
              <w:rPr>
                <w:rFonts w:ascii="Arial" w:hAnsi="Arial" w:cs="Arial"/>
                <w:color w:val="auto"/>
              </w:rPr>
            </w:pPr>
            <w:bookmarkStart w:id="8" w:name="_GoBack"/>
            <w:bookmarkEnd w:id="8"/>
          </w:p>
        </w:tc>
        <w:tc>
          <w:tcPr>
            <w:tcW w:w="1350" w:type="dxa"/>
            <w:vAlign w:val="center"/>
          </w:tcPr>
          <w:p w:rsidR="009E4298" w:rsidRPr="00567FB4" w:rsidRDefault="009E4298" w:rsidP="00597D5B">
            <w:pPr>
              <w:pStyle w:val="TableContentText"/>
              <w:spacing w:before="40" w:after="40"/>
              <w:rPr>
                <w:rFonts w:ascii="Arial" w:hAnsi="Arial" w:cs="Arial"/>
                <w:color w:val="auto"/>
              </w:rPr>
            </w:pPr>
          </w:p>
        </w:tc>
        <w:tc>
          <w:tcPr>
            <w:tcW w:w="1530" w:type="dxa"/>
            <w:vAlign w:val="center"/>
          </w:tcPr>
          <w:p w:rsidR="009E4298" w:rsidRPr="00567FB4" w:rsidRDefault="009E4298" w:rsidP="00597D5B">
            <w:pPr>
              <w:pStyle w:val="TableContentText"/>
              <w:spacing w:before="40" w:after="40"/>
              <w:rPr>
                <w:rFonts w:ascii="Arial" w:hAnsi="Arial" w:cs="Arial"/>
                <w:color w:val="auto"/>
              </w:rPr>
            </w:pPr>
          </w:p>
        </w:tc>
        <w:tc>
          <w:tcPr>
            <w:tcW w:w="900" w:type="dxa"/>
            <w:vAlign w:val="center"/>
          </w:tcPr>
          <w:p w:rsidR="009E4298" w:rsidRPr="00567FB4" w:rsidRDefault="009E4298" w:rsidP="00597D5B">
            <w:pPr>
              <w:pStyle w:val="TableContentText"/>
              <w:spacing w:before="40" w:after="40"/>
              <w:rPr>
                <w:rFonts w:ascii="Arial" w:hAnsi="Arial" w:cs="Arial"/>
                <w:color w:val="auto"/>
              </w:rPr>
            </w:pPr>
          </w:p>
        </w:tc>
        <w:tc>
          <w:tcPr>
            <w:tcW w:w="1170" w:type="dxa"/>
            <w:vAlign w:val="center"/>
          </w:tcPr>
          <w:p w:rsidR="009E4298" w:rsidRPr="00567FB4" w:rsidRDefault="009E4298" w:rsidP="00597D5B">
            <w:pPr>
              <w:pStyle w:val="TableContentText"/>
              <w:spacing w:before="40" w:after="40"/>
              <w:jc w:val="center"/>
              <w:rPr>
                <w:rFonts w:ascii="Arial" w:hAnsi="Arial" w:cs="Arial"/>
                <w:color w:val="auto"/>
              </w:rPr>
            </w:pPr>
          </w:p>
        </w:tc>
      </w:tr>
      <w:tr w:rsidR="009E4298" w:rsidRPr="00567FB4" w:rsidTr="004B50A3">
        <w:trPr>
          <w:cantSplit/>
        </w:trPr>
        <w:tc>
          <w:tcPr>
            <w:tcW w:w="1200" w:type="dxa"/>
            <w:vAlign w:val="center"/>
          </w:tcPr>
          <w:p w:rsidR="009E4298" w:rsidRPr="00567FB4" w:rsidRDefault="009E4298" w:rsidP="00597D5B">
            <w:pPr>
              <w:pStyle w:val="TableContentText"/>
              <w:spacing w:before="40" w:after="40"/>
              <w:jc w:val="center"/>
              <w:rPr>
                <w:rFonts w:ascii="Arial" w:hAnsi="Arial" w:cs="Arial"/>
                <w:color w:val="auto"/>
              </w:rPr>
            </w:pPr>
          </w:p>
        </w:tc>
        <w:tc>
          <w:tcPr>
            <w:tcW w:w="900" w:type="dxa"/>
            <w:vAlign w:val="center"/>
          </w:tcPr>
          <w:p w:rsidR="009E4298" w:rsidRPr="00567FB4" w:rsidRDefault="009E4298" w:rsidP="00597D5B">
            <w:pPr>
              <w:pStyle w:val="TableContentText"/>
              <w:spacing w:before="40" w:after="40"/>
              <w:jc w:val="center"/>
              <w:rPr>
                <w:rFonts w:ascii="Arial" w:hAnsi="Arial" w:cs="Arial"/>
                <w:color w:val="auto"/>
              </w:rPr>
            </w:pPr>
          </w:p>
        </w:tc>
        <w:tc>
          <w:tcPr>
            <w:tcW w:w="2970" w:type="dxa"/>
            <w:vAlign w:val="center"/>
          </w:tcPr>
          <w:p w:rsidR="009E4298" w:rsidRPr="00567FB4" w:rsidRDefault="009E4298" w:rsidP="00597D5B">
            <w:pPr>
              <w:pStyle w:val="TableContentText"/>
              <w:spacing w:before="40" w:after="40"/>
              <w:rPr>
                <w:rFonts w:ascii="Arial" w:hAnsi="Arial" w:cs="Arial"/>
                <w:color w:val="auto"/>
              </w:rPr>
            </w:pPr>
          </w:p>
        </w:tc>
        <w:tc>
          <w:tcPr>
            <w:tcW w:w="1350" w:type="dxa"/>
            <w:vAlign w:val="center"/>
          </w:tcPr>
          <w:p w:rsidR="009E4298" w:rsidRPr="00567FB4" w:rsidRDefault="009E4298" w:rsidP="00597D5B">
            <w:pPr>
              <w:pStyle w:val="TableContentText"/>
              <w:spacing w:before="40" w:after="40"/>
              <w:rPr>
                <w:rFonts w:ascii="Arial" w:hAnsi="Arial" w:cs="Arial"/>
                <w:color w:val="auto"/>
              </w:rPr>
            </w:pPr>
          </w:p>
        </w:tc>
        <w:tc>
          <w:tcPr>
            <w:tcW w:w="1530" w:type="dxa"/>
            <w:vAlign w:val="center"/>
          </w:tcPr>
          <w:p w:rsidR="009E4298" w:rsidRPr="00567FB4" w:rsidRDefault="009E4298" w:rsidP="00597D5B">
            <w:pPr>
              <w:pStyle w:val="TableContentText"/>
              <w:spacing w:before="40" w:after="40"/>
              <w:rPr>
                <w:rFonts w:ascii="Arial" w:hAnsi="Arial" w:cs="Arial"/>
                <w:color w:val="auto"/>
              </w:rPr>
            </w:pPr>
          </w:p>
        </w:tc>
        <w:tc>
          <w:tcPr>
            <w:tcW w:w="900" w:type="dxa"/>
            <w:vAlign w:val="center"/>
          </w:tcPr>
          <w:p w:rsidR="009E4298" w:rsidRPr="00567FB4" w:rsidRDefault="009E4298" w:rsidP="00597D5B">
            <w:pPr>
              <w:pStyle w:val="TableContentText"/>
              <w:spacing w:before="40" w:after="40"/>
              <w:rPr>
                <w:rFonts w:ascii="Arial" w:hAnsi="Arial" w:cs="Arial"/>
                <w:color w:val="auto"/>
              </w:rPr>
            </w:pPr>
          </w:p>
        </w:tc>
        <w:tc>
          <w:tcPr>
            <w:tcW w:w="1170" w:type="dxa"/>
            <w:vAlign w:val="center"/>
          </w:tcPr>
          <w:p w:rsidR="009E4298" w:rsidRPr="00567FB4" w:rsidRDefault="009E4298" w:rsidP="00597D5B">
            <w:pPr>
              <w:pStyle w:val="TableContentText"/>
              <w:spacing w:before="40" w:after="40"/>
              <w:jc w:val="center"/>
              <w:rPr>
                <w:rFonts w:ascii="Arial" w:hAnsi="Arial" w:cs="Arial"/>
                <w:color w:val="auto"/>
              </w:rPr>
            </w:pPr>
          </w:p>
        </w:tc>
      </w:tr>
      <w:tr w:rsidR="009E4298" w:rsidRPr="00567FB4" w:rsidTr="004B50A3">
        <w:trPr>
          <w:cantSplit/>
        </w:trPr>
        <w:tc>
          <w:tcPr>
            <w:tcW w:w="1200" w:type="dxa"/>
            <w:vAlign w:val="center"/>
          </w:tcPr>
          <w:p w:rsidR="009E4298" w:rsidRPr="00567FB4" w:rsidRDefault="009E4298" w:rsidP="00597D5B">
            <w:pPr>
              <w:pStyle w:val="TableContentText"/>
              <w:spacing w:before="40" w:after="40"/>
              <w:jc w:val="center"/>
              <w:rPr>
                <w:rFonts w:ascii="Arial" w:hAnsi="Arial" w:cs="Arial"/>
                <w:color w:val="auto"/>
              </w:rPr>
            </w:pPr>
          </w:p>
        </w:tc>
        <w:tc>
          <w:tcPr>
            <w:tcW w:w="900" w:type="dxa"/>
            <w:vAlign w:val="center"/>
          </w:tcPr>
          <w:p w:rsidR="009E4298" w:rsidRPr="00567FB4" w:rsidRDefault="009E4298" w:rsidP="00597D5B">
            <w:pPr>
              <w:pStyle w:val="TableContentText"/>
              <w:spacing w:before="40" w:after="40"/>
              <w:jc w:val="center"/>
              <w:rPr>
                <w:rFonts w:ascii="Arial" w:hAnsi="Arial" w:cs="Arial"/>
                <w:color w:val="auto"/>
              </w:rPr>
            </w:pPr>
          </w:p>
        </w:tc>
        <w:tc>
          <w:tcPr>
            <w:tcW w:w="2970" w:type="dxa"/>
            <w:vAlign w:val="center"/>
          </w:tcPr>
          <w:p w:rsidR="009E4298" w:rsidRPr="00567FB4" w:rsidRDefault="009E4298" w:rsidP="00597D5B">
            <w:pPr>
              <w:pStyle w:val="TableContentText"/>
              <w:spacing w:before="40" w:after="40"/>
              <w:rPr>
                <w:rFonts w:ascii="Arial" w:hAnsi="Arial" w:cs="Arial"/>
                <w:color w:val="auto"/>
              </w:rPr>
            </w:pPr>
          </w:p>
        </w:tc>
        <w:tc>
          <w:tcPr>
            <w:tcW w:w="1350" w:type="dxa"/>
            <w:vAlign w:val="center"/>
          </w:tcPr>
          <w:p w:rsidR="009E4298" w:rsidRPr="00567FB4" w:rsidRDefault="009E4298" w:rsidP="00597D5B">
            <w:pPr>
              <w:pStyle w:val="TableContentText"/>
              <w:spacing w:before="40" w:after="40"/>
              <w:rPr>
                <w:rFonts w:ascii="Arial" w:hAnsi="Arial" w:cs="Arial"/>
                <w:color w:val="auto"/>
              </w:rPr>
            </w:pPr>
          </w:p>
        </w:tc>
        <w:tc>
          <w:tcPr>
            <w:tcW w:w="1530" w:type="dxa"/>
            <w:vAlign w:val="center"/>
          </w:tcPr>
          <w:p w:rsidR="009E4298" w:rsidRPr="00567FB4" w:rsidRDefault="009E4298" w:rsidP="00597D5B">
            <w:pPr>
              <w:pStyle w:val="TableContentText"/>
              <w:spacing w:before="40" w:after="40"/>
              <w:rPr>
                <w:rFonts w:ascii="Arial" w:hAnsi="Arial" w:cs="Arial"/>
                <w:color w:val="auto"/>
              </w:rPr>
            </w:pPr>
          </w:p>
        </w:tc>
        <w:tc>
          <w:tcPr>
            <w:tcW w:w="900" w:type="dxa"/>
            <w:vAlign w:val="center"/>
          </w:tcPr>
          <w:p w:rsidR="009E4298" w:rsidRPr="00567FB4" w:rsidRDefault="009E4298" w:rsidP="00597D5B">
            <w:pPr>
              <w:pStyle w:val="TableContentText"/>
              <w:spacing w:before="40" w:after="40"/>
              <w:rPr>
                <w:rFonts w:ascii="Arial" w:hAnsi="Arial" w:cs="Arial"/>
                <w:color w:val="auto"/>
              </w:rPr>
            </w:pPr>
          </w:p>
        </w:tc>
        <w:tc>
          <w:tcPr>
            <w:tcW w:w="1170" w:type="dxa"/>
            <w:vAlign w:val="center"/>
          </w:tcPr>
          <w:p w:rsidR="009E4298" w:rsidRPr="00567FB4" w:rsidRDefault="009E4298" w:rsidP="00597D5B">
            <w:pPr>
              <w:pStyle w:val="TableContentText"/>
              <w:spacing w:before="40" w:after="40"/>
              <w:jc w:val="center"/>
              <w:rPr>
                <w:rFonts w:ascii="Arial" w:hAnsi="Arial" w:cs="Arial"/>
                <w:color w:val="auto"/>
              </w:rPr>
            </w:pPr>
          </w:p>
        </w:tc>
      </w:tr>
      <w:tr w:rsidR="009E4298" w:rsidRPr="00567FB4" w:rsidTr="004B50A3">
        <w:trPr>
          <w:cantSplit/>
        </w:trPr>
        <w:tc>
          <w:tcPr>
            <w:tcW w:w="1200" w:type="dxa"/>
            <w:vAlign w:val="center"/>
          </w:tcPr>
          <w:p w:rsidR="009E4298" w:rsidRPr="00567FB4" w:rsidRDefault="009E4298" w:rsidP="00597D5B">
            <w:pPr>
              <w:pStyle w:val="TableContentText"/>
              <w:spacing w:before="40" w:after="40"/>
              <w:jc w:val="center"/>
              <w:rPr>
                <w:rFonts w:ascii="Arial" w:hAnsi="Arial" w:cs="Arial"/>
                <w:color w:val="auto"/>
              </w:rPr>
            </w:pPr>
          </w:p>
        </w:tc>
        <w:tc>
          <w:tcPr>
            <w:tcW w:w="900" w:type="dxa"/>
            <w:vAlign w:val="center"/>
          </w:tcPr>
          <w:p w:rsidR="009E4298" w:rsidRPr="00567FB4" w:rsidRDefault="009E4298" w:rsidP="00597D5B">
            <w:pPr>
              <w:pStyle w:val="TableContentText"/>
              <w:spacing w:before="40" w:after="40"/>
              <w:jc w:val="center"/>
              <w:rPr>
                <w:rFonts w:ascii="Arial" w:hAnsi="Arial" w:cs="Arial"/>
                <w:color w:val="auto"/>
              </w:rPr>
            </w:pPr>
          </w:p>
        </w:tc>
        <w:tc>
          <w:tcPr>
            <w:tcW w:w="2970" w:type="dxa"/>
            <w:vAlign w:val="center"/>
          </w:tcPr>
          <w:p w:rsidR="009E4298" w:rsidRPr="00567FB4" w:rsidRDefault="009E4298" w:rsidP="00597D5B">
            <w:pPr>
              <w:pStyle w:val="TableContentText"/>
              <w:spacing w:before="40" w:after="40"/>
              <w:rPr>
                <w:rFonts w:ascii="Arial" w:hAnsi="Arial" w:cs="Arial"/>
                <w:color w:val="auto"/>
              </w:rPr>
            </w:pPr>
          </w:p>
        </w:tc>
        <w:tc>
          <w:tcPr>
            <w:tcW w:w="1350" w:type="dxa"/>
            <w:vAlign w:val="center"/>
          </w:tcPr>
          <w:p w:rsidR="009E4298" w:rsidRPr="00567FB4" w:rsidRDefault="009E4298" w:rsidP="00597D5B">
            <w:pPr>
              <w:pStyle w:val="TableContentText"/>
              <w:spacing w:before="40" w:after="40"/>
              <w:rPr>
                <w:rFonts w:ascii="Arial" w:hAnsi="Arial" w:cs="Arial"/>
                <w:color w:val="auto"/>
              </w:rPr>
            </w:pPr>
          </w:p>
        </w:tc>
        <w:tc>
          <w:tcPr>
            <w:tcW w:w="1530" w:type="dxa"/>
            <w:vAlign w:val="center"/>
          </w:tcPr>
          <w:p w:rsidR="009E4298" w:rsidRPr="00567FB4" w:rsidRDefault="009E4298" w:rsidP="00597D5B">
            <w:pPr>
              <w:pStyle w:val="TableContentText"/>
              <w:spacing w:before="40" w:after="40"/>
              <w:rPr>
                <w:rFonts w:ascii="Arial" w:hAnsi="Arial" w:cs="Arial"/>
                <w:color w:val="auto"/>
              </w:rPr>
            </w:pPr>
          </w:p>
        </w:tc>
        <w:tc>
          <w:tcPr>
            <w:tcW w:w="900" w:type="dxa"/>
            <w:vAlign w:val="center"/>
          </w:tcPr>
          <w:p w:rsidR="009E4298" w:rsidRPr="00567FB4" w:rsidRDefault="009E4298" w:rsidP="00597D5B">
            <w:pPr>
              <w:pStyle w:val="TableContentText"/>
              <w:spacing w:before="40" w:after="40"/>
              <w:rPr>
                <w:rFonts w:ascii="Arial" w:hAnsi="Arial" w:cs="Arial"/>
                <w:color w:val="auto"/>
              </w:rPr>
            </w:pPr>
          </w:p>
        </w:tc>
        <w:tc>
          <w:tcPr>
            <w:tcW w:w="1170" w:type="dxa"/>
            <w:vAlign w:val="center"/>
          </w:tcPr>
          <w:p w:rsidR="009E4298" w:rsidRPr="00567FB4" w:rsidRDefault="009E4298" w:rsidP="00597D5B">
            <w:pPr>
              <w:pStyle w:val="TableContentText"/>
              <w:spacing w:before="40" w:after="40"/>
              <w:jc w:val="center"/>
              <w:rPr>
                <w:rFonts w:ascii="Arial" w:hAnsi="Arial" w:cs="Arial"/>
                <w:color w:val="auto"/>
              </w:rPr>
            </w:pPr>
          </w:p>
        </w:tc>
      </w:tr>
      <w:tr w:rsidR="009E4298" w:rsidRPr="00567FB4" w:rsidTr="00597D5B">
        <w:trPr>
          <w:cantSplit/>
        </w:trPr>
        <w:tc>
          <w:tcPr>
            <w:tcW w:w="1200" w:type="dxa"/>
            <w:tcBorders>
              <w:bottom w:val="single" w:sz="12" w:space="0" w:color="auto"/>
            </w:tcBorders>
            <w:vAlign w:val="center"/>
          </w:tcPr>
          <w:p w:rsidR="009E4298" w:rsidRPr="00567FB4" w:rsidRDefault="009E4298" w:rsidP="00597D5B">
            <w:pPr>
              <w:pStyle w:val="TableContentText"/>
              <w:spacing w:before="40" w:after="40"/>
              <w:jc w:val="center"/>
              <w:rPr>
                <w:rFonts w:ascii="Arial" w:hAnsi="Arial" w:cs="Arial"/>
                <w:color w:val="auto"/>
              </w:rPr>
            </w:pPr>
          </w:p>
        </w:tc>
        <w:tc>
          <w:tcPr>
            <w:tcW w:w="900" w:type="dxa"/>
            <w:tcBorders>
              <w:bottom w:val="single" w:sz="12" w:space="0" w:color="auto"/>
            </w:tcBorders>
            <w:vAlign w:val="center"/>
          </w:tcPr>
          <w:p w:rsidR="009E4298" w:rsidRPr="00567FB4" w:rsidRDefault="009E4298" w:rsidP="00597D5B">
            <w:pPr>
              <w:pStyle w:val="TableContentText"/>
              <w:spacing w:before="40" w:after="40"/>
              <w:jc w:val="center"/>
              <w:rPr>
                <w:rFonts w:ascii="Arial" w:hAnsi="Arial" w:cs="Arial"/>
                <w:color w:val="auto"/>
              </w:rPr>
            </w:pPr>
          </w:p>
        </w:tc>
        <w:tc>
          <w:tcPr>
            <w:tcW w:w="2970" w:type="dxa"/>
            <w:tcBorders>
              <w:bottom w:val="single" w:sz="12" w:space="0" w:color="auto"/>
            </w:tcBorders>
            <w:vAlign w:val="center"/>
          </w:tcPr>
          <w:p w:rsidR="009E4298" w:rsidRPr="00567FB4" w:rsidRDefault="009E4298" w:rsidP="00597D5B">
            <w:pPr>
              <w:pStyle w:val="TableContentText"/>
              <w:spacing w:before="40" w:after="40"/>
              <w:rPr>
                <w:rFonts w:ascii="Arial" w:hAnsi="Arial" w:cs="Arial"/>
                <w:color w:val="auto"/>
              </w:rPr>
            </w:pPr>
          </w:p>
        </w:tc>
        <w:tc>
          <w:tcPr>
            <w:tcW w:w="1350" w:type="dxa"/>
            <w:tcBorders>
              <w:bottom w:val="single" w:sz="12" w:space="0" w:color="auto"/>
            </w:tcBorders>
            <w:vAlign w:val="center"/>
          </w:tcPr>
          <w:p w:rsidR="009E4298" w:rsidRPr="00567FB4" w:rsidRDefault="009E4298" w:rsidP="00597D5B">
            <w:pPr>
              <w:pStyle w:val="TableContentText"/>
              <w:spacing w:before="40" w:after="40"/>
              <w:rPr>
                <w:rFonts w:ascii="Arial" w:hAnsi="Arial" w:cs="Arial"/>
                <w:color w:val="auto"/>
              </w:rPr>
            </w:pPr>
          </w:p>
        </w:tc>
        <w:tc>
          <w:tcPr>
            <w:tcW w:w="1530" w:type="dxa"/>
            <w:tcBorders>
              <w:bottom w:val="single" w:sz="12" w:space="0" w:color="auto"/>
            </w:tcBorders>
            <w:vAlign w:val="center"/>
          </w:tcPr>
          <w:p w:rsidR="009E4298" w:rsidRPr="00567FB4" w:rsidRDefault="009E4298" w:rsidP="00597D5B">
            <w:pPr>
              <w:pStyle w:val="TableContentText"/>
              <w:spacing w:before="40" w:after="40"/>
              <w:rPr>
                <w:rFonts w:ascii="Arial" w:hAnsi="Arial" w:cs="Arial"/>
                <w:color w:val="auto"/>
              </w:rPr>
            </w:pPr>
          </w:p>
        </w:tc>
        <w:tc>
          <w:tcPr>
            <w:tcW w:w="900" w:type="dxa"/>
            <w:tcBorders>
              <w:bottom w:val="single" w:sz="12" w:space="0" w:color="auto"/>
            </w:tcBorders>
            <w:vAlign w:val="center"/>
          </w:tcPr>
          <w:p w:rsidR="009E4298" w:rsidRPr="00567FB4" w:rsidRDefault="009E4298" w:rsidP="00597D5B">
            <w:pPr>
              <w:pStyle w:val="TableContentText"/>
              <w:spacing w:before="40" w:after="40"/>
              <w:rPr>
                <w:rFonts w:ascii="Arial" w:hAnsi="Arial" w:cs="Arial"/>
                <w:color w:val="auto"/>
              </w:rPr>
            </w:pPr>
          </w:p>
        </w:tc>
        <w:tc>
          <w:tcPr>
            <w:tcW w:w="1170" w:type="dxa"/>
            <w:tcBorders>
              <w:bottom w:val="single" w:sz="12" w:space="0" w:color="auto"/>
            </w:tcBorders>
            <w:vAlign w:val="center"/>
          </w:tcPr>
          <w:p w:rsidR="009E4298" w:rsidRPr="00567FB4" w:rsidRDefault="009E4298" w:rsidP="00597D5B">
            <w:pPr>
              <w:pStyle w:val="TableContentText"/>
              <w:spacing w:before="40" w:after="40"/>
              <w:jc w:val="center"/>
              <w:rPr>
                <w:rFonts w:ascii="Arial" w:hAnsi="Arial" w:cs="Arial"/>
                <w:color w:val="auto"/>
              </w:rPr>
            </w:pPr>
          </w:p>
        </w:tc>
      </w:tr>
    </w:tbl>
    <w:p w:rsidR="009E4298" w:rsidRPr="00567FB4" w:rsidRDefault="009E4298" w:rsidP="009E5BCE">
      <w:pPr>
        <w:pStyle w:val="TableText"/>
        <w:rPr>
          <w:szCs w:val="18"/>
        </w:rPr>
      </w:pPr>
    </w:p>
    <w:p w:rsidR="009E4298" w:rsidRPr="00567FB4" w:rsidRDefault="009E4298" w:rsidP="009E5BCE">
      <w:pPr>
        <w:pStyle w:val="TableText"/>
        <w:rPr>
          <w:szCs w:val="18"/>
        </w:rPr>
      </w:pPr>
    </w:p>
    <w:p w:rsidR="009E4298" w:rsidRPr="00567FB4" w:rsidRDefault="009E4298" w:rsidP="00F6401E">
      <w:pPr>
        <w:pStyle w:val="Title2"/>
      </w:pPr>
    </w:p>
    <w:p w:rsidR="009E4298" w:rsidRPr="00567FB4" w:rsidRDefault="009E4298" w:rsidP="00F6401E">
      <w:pPr>
        <w:pStyle w:val="Title2"/>
        <w:sectPr w:rsidR="009E4298" w:rsidRPr="00567FB4" w:rsidSect="000374A6">
          <w:pgSz w:w="12240" w:h="15840" w:code="1"/>
          <w:pgMar w:top="1440" w:right="1440" w:bottom="1440" w:left="1440" w:header="720" w:footer="720" w:gutter="0"/>
          <w:pgNumType w:fmt="lowerRoman"/>
          <w:cols w:space="720"/>
          <w:docGrid w:linePitch="360"/>
        </w:sectPr>
      </w:pPr>
    </w:p>
    <w:p w:rsidR="009E4298" w:rsidRPr="00567FB4" w:rsidRDefault="009E4298" w:rsidP="00F6401E">
      <w:pPr>
        <w:pStyle w:val="Title2"/>
      </w:pPr>
      <w:r w:rsidRPr="00567FB4">
        <w:lastRenderedPageBreak/>
        <w:t>Table of Contents</w:t>
      </w:r>
    </w:p>
    <w:p w:rsidR="00602098" w:rsidRDefault="00923440">
      <w:pPr>
        <w:pStyle w:val="TOC1"/>
        <w:tabs>
          <w:tab w:val="left" w:pos="480"/>
          <w:tab w:val="right" w:leader="dot" w:pos="9350"/>
        </w:tabs>
        <w:rPr>
          <w:rFonts w:asciiTheme="minorHAnsi" w:eastAsiaTheme="minorEastAsia" w:hAnsiTheme="minorHAnsi" w:cstheme="minorBidi"/>
          <w:b w:val="0"/>
          <w:bCs w:val="0"/>
          <w:noProof/>
          <w:sz w:val="22"/>
          <w:szCs w:val="22"/>
        </w:rPr>
      </w:pPr>
      <w:r w:rsidRPr="00567FB4">
        <w:fldChar w:fldCharType="begin"/>
      </w:r>
      <w:r w:rsidR="009E4298" w:rsidRPr="00567FB4">
        <w:instrText xml:space="preserve"> TOC \o "2-3" \t "Heading 1,1" </w:instrText>
      </w:r>
      <w:r w:rsidRPr="00567FB4">
        <w:fldChar w:fldCharType="separate"/>
      </w:r>
      <w:r w:rsidR="00602098" w:rsidRPr="00D775F7">
        <w:rPr>
          <w:noProof/>
        </w:rPr>
        <w:t>1</w:t>
      </w:r>
      <w:r w:rsidR="00602098">
        <w:rPr>
          <w:rFonts w:asciiTheme="minorHAnsi" w:eastAsiaTheme="minorEastAsia" w:hAnsiTheme="minorHAnsi" w:cstheme="minorBidi"/>
          <w:b w:val="0"/>
          <w:bCs w:val="0"/>
          <w:noProof/>
          <w:sz w:val="22"/>
          <w:szCs w:val="22"/>
        </w:rPr>
        <w:tab/>
      </w:r>
      <w:r w:rsidR="00602098">
        <w:rPr>
          <w:noProof/>
        </w:rPr>
        <w:t>Purpose</w:t>
      </w:r>
      <w:r w:rsidR="00602098">
        <w:rPr>
          <w:noProof/>
        </w:rPr>
        <w:tab/>
      </w:r>
      <w:r w:rsidR="00602098">
        <w:rPr>
          <w:noProof/>
        </w:rPr>
        <w:fldChar w:fldCharType="begin"/>
      </w:r>
      <w:r w:rsidR="00602098">
        <w:rPr>
          <w:noProof/>
        </w:rPr>
        <w:instrText xml:space="preserve"> PAGEREF _Toc439869790 \h </w:instrText>
      </w:r>
      <w:r w:rsidR="00602098">
        <w:rPr>
          <w:noProof/>
        </w:rPr>
      </w:r>
      <w:r w:rsidR="00602098">
        <w:rPr>
          <w:noProof/>
        </w:rPr>
        <w:fldChar w:fldCharType="separate"/>
      </w:r>
      <w:r w:rsidR="00602098">
        <w:rPr>
          <w:noProof/>
        </w:rPr>
        <w:t>4</w:t>
      </w:r>
      <w:r w:rsidR="00602098">
        <w:rPr>
          <w:noProof/>
        </w:rPr>
        <w:fldChar w:fldCharType="end"/>
      </w:r>
    </w:p>
    <w:p w:rsidR="00602098" w:rsidRDefault="00602098">
      <w:pPr>
        <w:pStyle w:val="TOC1"/>
        <w:tabs>
          <w:tab w:val="left" w:pos="480"/>
          <w:tab w:val="right" w:leader="dot" w:pos="9350"/>
        </w:tabs>
        <w:rPr>
          <w:rFonts w:asciiTheme="minorHAnsi" w:eastAsiaTheme="minorEastAsia" w:hAnsiTheme="minorHAnsi" w:cstheme="minorBidi"/>
          <w:b w:val="0"/>
          <w:bCs w:val="0"/>
          <w:noProof/>
          <w:sz w:val="22"/>
          <w:szCs w:val="22"/>
        </w:rPr>
      </w:pPr>
      <w:r w:rsidRPr="00D775F7">
        <w:rPr>
          <w:noProof/>
        </w:rPr>
        <w:t>2</w:t>
      </w:r>
      <w:r>
        <w:rPr>
          <w:rFonts w:asciiTheme="minorHAnsi" w:eastAsiaTheme="minorEastAsia" w:hAnsiTheme="minorHAnsi" w:cstheme="minorBidi"/>
          <w:b w:val="0"/>
          <w:bCs w:val="0"/>
          <w:noProof/>
          <w:sz w:val="22"/>
          <w:szCs w:val="22"/>
        </w:rPr>
        <w:tab/>
      </w:r>
      <w:r>
        <w:rPr>
          <w:noProof/>
        </w:rPr>
        <w:t>Project Description</w:t>
      </w:r>
      <w:r>
        <w:rPr>
          <w:noProof/>
        </w:rPr>
        <w:tab/>
      </w:r>
      <w:r>
        <w:rPr>
          <w:noProof/>
        </w:rPr>
        <w:fldChar w:fldCharType="begin"/>
      </w:r>
      <w:r>
        <w:rPr>
          <w:noProof/>
        </w:rPr>
        <w:instrText xml:space="preserve"> PAGEREF _Toc439869791 \h </w:instrText>
      </w:r>
      <w:r>
        <w:rPr>
          <w:noProof/>
        </w:rPr>
      </w:r>
      <w:r>
        <w:rPr>
          <w:noProof/>
        </w:rPr>
        <w:fldChar w:fldCharType="separate"/>
      </w:r>
      <w:r>
        <w:rPr>
          <w:noProof/>
        </w:rPr>
        <w:t>6</w:t>
      </w:r>
      <w:r>
        <w:rPr>
          <w:noProof/>
        </w:rPr>
        <w:fldChar w:fldCharType="end"/>
      </w:r>
    </w:p>
    <w:p w:rsidR="00602098" w:rsidRDefault="00602098">
      <w:pPr>
        <w:pStyle w:val="TOC1"/>
        <w:tabs>
          <w:tab w:val="left" w:pos="480"/>
          <w:tab w:val="right" w:leader="dot" w:pos="9350"/>
        </w:tabs>
        <w:rPr>
          <w:rFonts w:asciiTheme="minorHAnsi" w:eastAsiaTheme="minorEastAsia" w:hAnsiTheme="minorHAnsi" w:cstheme="minorBidi"/>
          <w:b w:val="0"/>
          <w:bCs w:val="0"/>
          <w:noProof/>
          <w:sz w:val="22"/>
          <w:szCs w:val="22"/>
        </w:rPr>
      </w:pPr>
      <w:r w:rsidRPr="00D775F7">
        <w:rPr>
          <w:noProof/>
        </w:rPr>
        <w:t>3</w:t>
      </w:r>
      <w:r>
        <w:rPr>
          <w:rFonts w:asciiTheme="minorHAnsi" w:eastAsiaTheme="minorEastAsia" w:hAnsiTheme="minorHAnsi" w:cstheme="minorBidi"/>
          <w:b w:val="0"/>
          <w:bCs w:val="0"/>
          <w:noProof/>
          <w:sz w:val="22"/>
          <w:szCs w:val="22"/>
        </w:rPr>
        <w:tab/>
      </w:r>
      <w:r>
        <w:rPr>
          <w:noProof/>
        </w:rPr>
        <w:t>Tasks for Configuration and AWARE User Assignments</w:t>
      </w:r>
      <w:r>
        <w:rPr>
          <w:noProof/>
        </w:rPr>
        <w:tab/>
      </w:r>
      <w:r>
        <w:rPr>
          <w:noProof/>
        </w:rPr>
        <w:fldChar w:fldCharType="begin"/>
      </w:r>
      <w:r>
        <w:rPr>
          <w:noProof/>
        </w:rPr>
        <w:instrText xml:space="preserve"> PAGEREF _Toc439869792 \h </w:instrText>
      </w:r>
      <w:r>
        <w:rPr>
          <w:noProof/>
        </w:rPr>
      </w:r>
      <w:r>
        <w:rPr>
          <w:noProof/>
        </w:rPr>
        <w:fldChar w:fldCharType="separate"/>
      </w:r>
      <w:r>
        <w:rPr>
          <w:noProof/>
        </w:rPr>
        <w:t>6</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4.0 AWARE VISTA/CPRS CONFIGURATION</w:t>
      </w:r>
      <w:r>
        <w:rPr>
          <w:noProof/>
        </w:rPr>
        <w:tab/>
      </w:r>
      <w:r>
        <w:rPr>
          <w:noProof/>
        </w:rPr>
        <w:fldChar w:fldCharType="begin"/>
      </w:r>
      <w:r>
        <w:rPr>
          <w:noProof/>
        </w:rPr>
        <w:instrText xml:space="preserve"> PAGEREF _Toc439869793 \h </w:instrText>
      </w:r>
      <w:r>
        <w:rPr>
          <w:noProof/>
        </w:rPr>
      </w:r>
      <w:r>
        <w:rPr>
          <w:noProof/>
        </w:rPr>
        <w:fldChar w:fldCharType="separate"/>
      </w:r>
      <w:r>
        <w:rPr>
          <w:noProof/>
        </w:rPr>
        <w:t>8</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4.1 Install AWARE VistA Test Routine Software and Data for Four Tracked Alert Types into the Test account</w:t>
      </w:r>
      <w:r>
        <w:rPr>
          <w:noProof/>
        </w:rPr>
        <w:tab/>
      </w:r>
      <w:r>
        <w:rPr>
          <w:noProof/>
        </w:rPr>
        <w:fldChar w:fldCharType="begin"/>
      </w:r>
      <w:r>
        <w:rPr>
          <w:noProof/>
        </w:rPr>
        <w:instrText xml:space="preserve"> PAGEREF _Toc439869794 \h </w:instrText>
      </w:r>
      <w:r>
        <w:rPr>
          <w:noProof/>
        </w:rPr>
      </w:r>
      <w:r>
        <w:rPr>
          <w:noProof/>
        </w:rPr>
        <w:fldChar w:fldCharType="separate"/>
      </w:r>
      <w:r>
        <w:rPr>
          <w:noProof/>
        </w:rPr>
        <w:t>8</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4.2  Enable the Reminder Dialogs to be used with TIU Templates</w:t>
      </w:r>
      <w:r>
        <w:rPr>
          <w:noProof/>
        </w:rPr>
        <w:tab/>
      </w:r>
      <w:r>
        <w:rPr>
          <w:noProof/>
        </w:rPr>
        <w:fldChar w:fldCharType="begin"/>
      </w:r>
      <w:r>
        <w:rPr>
          <w:noProof/>
        </w:rPr>
        <w:instrText xml:space="preserve"> PAGEREF _Toc439869795 \h </w:instrText>
      </w:r>
      <w:r>
        <w:rPr>
          <w:noProof/>
        </w:rPr>
      </w:r>
      <w:r>
        <w:rPr>
          <w:noProof/>
        </w:rPr>
        <w:fldChar w:fldCharType="separate"/>
      </w:r>
      <w:r>
        <w:rPr>
          <w:noProof/>
        </w:rPr>
        <w:t>9</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4.3 Connect Each Reminder Dialog to a created Shared TIU Template</w:t>
      </w:r>
      <w:r>
        <w:rPr>
          <w:noProof/>
        </w:rPr>
        <w:tab/>
      </w:r>
      <w:r>
        <w:rPr>
          <w:noProof/>
        </w:rPr>
        <w:fldChar w:fldCharType="begin"/>
      </w:r>
      <w:r>
        <w:rPr>
          <w:noProof/>
        </w:rPr>
        <w:instrText xml:space="preserve"> PAGEREF _Toc439869796 \h </w:instrText>
      </w:r>
      <w:r>
        <w:rPr>
          <w:noProof/>
        </w:rPr>
      </w:r>
      <w:r>
        <w:rPr>
          <w:noProof/>
        </w:rPr>
        <w:fldChar w:fldCharType="separate"/>
      </w:r>
      <w:r>
        <w:rPr>
          <w:noProof/>
        </w:rPr>
        <w:t>11</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4.4 Edit/Verify Fields for Alert Type Initiation</w:t>
      </w:r>
      <w:r>
        <w:rPr>
          <w:noProof/>
        </w:rPr>
        <w:tab/>
      </w:r>
      <w:r>
        <w:rPr>
          <w:noProof/>
        </w:rPr>
        <w:fldChar w:fldCharType="begin"/>
      </w:r>
      <w:r>
        <w:rPr>
          <w:noProof/>
        </w:rPr>
        <w:instrText xml:space="preserve"> PAGEREF _Toc439869797 \h </w:instrText>
      </w:r>
      <w:r>
        <w:rPr>
          <w:noProof/>
        </w:rPr>
      </w:r>
      <w:r>
        <w:rPr>
          <w:noProof/>
        </w:rPr>
        <w:fldChar w:fldCharType="separate"/>
      </w:r>
      <w:r>
        <w:rPr>
          <w:noProof/>
        </w:rPr>
        <w:t>16</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4.5 Define Site Lab Text Names for making new Alert Types, and Update the Knowledge Base</w:t>
      </w:r>
      <w:r>
        <w:rPr>
          <w:noProof/>
        </w:rPr>
        <w:tab/>
      </w:r>
      <w:r>
        <w:rPr>
          <w:noProof/>
        </w:rPr>
        <w:fldChar w:fldCharType="begin"/>
      </w:r>
      <w:r>
        <w:rPr>
          <w:noProof/>
        </w:rPr>
        <w:instrText xml:space="preserve"> PAGEREF _Toc439869798 \h </w:instrText>
      </w:r>
      <w:r>
        <w:rPr>
          <w:noProof/>
        </w:rPr>
      </w:r>
      <w:r>
        <w:rPr>
          <w:noProof/>
        </w:rPr>
        <w:fldChar w:fldCharType="separate"/>
      </w:r>
      <w:r>
        <w:rPr>
          <w:noProof/>
        </w:rPr>
        <w:t>18</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4.6 Define Site Abnormal Imaging Alert Category(s) and Procedure Names for making new Alert Types, and update the Knowledge Base</w:t>
      </w:r>
      <w:r>
        <w:rPr>
          <w:noProof/>
        </w:rPr>
        <w:tab/>
      </w:r>
      <w:r>
        <w:rPr>
          <w:noProof/>
        </w:rPr>
        <w:fldChar w:fldCharType="begin"/>
      </w:r>
      <w:r>
        <w:rPr>
          <w:noProof/>
        </w:rPr>
        <w:instrText xml:space="preserve"> PAGEREF _Toc439869799 \h </w:instrText>
      </w:r>
      <w:r>
        <w:rPr>
          <w:noProof/>
        </w:rPr>
      </w:r>
      <w:r>
        <w:rPr>
          <w:noProof/>
        </w:rPr>
        <w:fldChar w:fldCharType="separate"/>
      </w:r>
      <w:r>
        <w:rPr>
          <w:noProof/>
        </w:rPr>
        <w:t>23</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4.7 Configure the Task Option VEFA AWARE CACHE BUILDER and AWARE CPRS to use the Patient Closeout RPC</w:t>
      </w:r>
      <w:r>
        <w:rPr>
          <w:noProof/>
        </w:rPr>
        <w:tab/>
      </w:r>
      <w:r>
        <w:rPr>
          <w:noProof/>
        </w:rPr>
        <w:fldChar w:fldCharType="begin"/>
      </w:r>
      <w:r>
        <w:rPr>
          <w:noProof/>
        </w:rPr>
        <w:instrText xml:space="preserve"> PAGEREF _Toc439869800 \h </w:instrText>
      </w:r>
      <w:r>
        <w:rPr>
          <w:noProof/>
        </w:rPr>
      </w:r>
      <w:r>
        <w:rPr>
          <w:noProof/>
        </w:rPr>
        <w:fldChar w:fldCharType="separate"/>
      </w:r>
      <w:r>
        <w:rPr>
          <w:noProof/>
        </w:rPr>
        <w:t>25</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5.0 AWARE USER SETUP</w:t>
      </w:r>
      <w:r>
        <w:rPr>
          <w:noProof/>
        </w:rPr>
        <w:tab/>
      </w:r>
      <w:r>
        <w:rPr>
          <w:noProof/>
        </w:rPr>
        <w:fldChar w:fldCharType="begin"/>
      </w:r>
      <w:r>
        <w:rPr>
          <w:noProof/>
        </w:rPr>
        <w:instrText xml:space="preserve"> PAGEREF _Toc439869801 \h </w:instrText>
      </w:r>
      <w:r>
        <w:rPr>
          <w:noProof/>
        </w:rPr>
      </w:r>
      <w:r>
        <w:rPr>
          <w:noProof/>
        </w:rPr>
        <w:fldChar w:fldCharType="separate"/>
      </w:r>
      <w:r>
        <w:rPr>
          <w:noProof/>
        </w:rPr>
        <w:t>26</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5.1 Enable and Set Up Users with AWARE Linkage</w:t>
      </w:r>
      <w:r>
        <w:rPr>
          <w:noProof/>
        </w:rPr>
        <w:tab/>
      </w:r>
      <w:r>
        <w:rPr>
          <w:noProof/>
        </w:rPr>
        <w:fldChar w:fldCharType="begin"/>
      </w:r>
      <w:r>
        <w:rPr>
          <w:noProof/>
        </w:rPr>
        <w:instrText xml:space="preserve"> PAGEREF _Toc439869802 \h </w:instrText>
      </w:r>
      <w:r>
        <w:rPr>
          <w:noProof/>
        </w:rPr>
      </w:r>
      <w:r>
        <w:rPr>
          <w:noProof/>
        </w:rPr>
        <w:fldChar w:fldCharType="separate"/>
      </w:r>
      <w:r>
        <w:rPr>
          <w:noProof/>
        </w:rPr>
        <w:t>26</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5.2 Verify Notification Enabling</w:t>
      </w:r>
      <w:r>
        <w:rPr>
          <w:noProof/>
        </w:rPr>
        <w:tab/>
      </w:r>
      <w:r>
        <w:rPr>
          <w:noProof/>
        </w:rPr>
        <w:fldChar w:fldCharType="begin"/>
      </w:r>
      <w:r>
        <w:rPr>
          <w:noProof/>
        </w:rPr>
        <w:instrText xml:space="preserve"> PAGEREF _Toc439869803 \h </w:instrText>
      </w:r>
      <w:r>
        <w:rPr>
          <w:noProof/>
        </w:rPr>
      </w:r>
      <w:r>
        <w:rPr>
          <w:noProof/>
        </w:rPr>
        <w:fldChar w:fldCharType="separate"/>
      </w:r>
      <w:r>
        <w:rPr>
          <w:noProof/>
        </w:rPr>
        <w:t>31</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5.3 Assign Keys, Provider Class, etc.</w:t>
      </w:r>
      <w:r>
        <w:rPr>
          <w:noProof/>
        </w:rPr>
        <w:tab/>
      </w:r>
      <w:r>
        <w:rPr>
          <w:noProof/>
        </w:rPr>
        <w:fldChar w:fldCharType="begin"/>
      </w:r>
      <w:r>
        <w:rPr>
          <w:noProof/>
        </w:rPr>
        <w:instrText xml:space="preserve"> PAGEREF _Toc439869804 \h </w:instrText>
      </w:r>
      <w:r>
        <w:rPr>
          <w:noProof/>
        </w:rPr>
      </w:r>
      <w:r>
        <w:rPr>
          <w:noProof/>
        </w:rPr>
        <w:fldChar w:fldCharType="separate"/>
      </w:r>
      <w:r>
        <w:rPr>
          <w:noProof/>
        </w:rPr>
        <w:t>33</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5.4 Assignment of Keys for Using the Alert Cache Viewer/QI Reporting Tool, and Connecting the Alert Cache Viewer to the Tools Menu of AWARE CPRS</w:t>
      </w:r>
      <w:r>
        <w:rPr>
          <w:noProof/>
        </w:rPr>
        <w:tab/>
      </w:r>
      <w:r>
        <w:rPr>
          <w:noProof/>
        </w:rPr>
        <w:fldChar w:fldCharType="begin"/>
      </w:r>
      <w:r>
        <w:rPr>
          <w:noProof/>
        </w:rPr>
        <w:instrText xml:space="preserve"> PAGEREF _Toc439869805 \h </w:instrText>
      </w:r>
      <w:r>
        <w:rPr>
          <w:noProof/>
        </w:rPr>
      </w:r>
      <w:r>
        <w:rPr>
          <w:noProof/>
        </w:rPr>
        <w:fldChar w:fldCharType="separate"/>
      </w:r>
      <w:r>
        <w:rPr>
          <w:noProof/>
        </w:rPr>
        <w:t>34</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5.5 Set Up CPRS/AWARE to Use FAT COM Object</w:t>
      </w:r>
      <w:r>
        <w:rPr>
          <w:noProof/>
        </w:rPr>
        <w:tab/>
      </w:r>
      <w:r>
        <w:rPr>
          <w:noProof/>
        </w:rPr>
        <w:fldChar w:fldCharType="begin"/>
      </w:r>
      <w:r>
        <w:rPr>
          <w:noProof/>
        </w:rPr>
        <w:instrText xml:space="preserve"> PAGEREF _Toc439869806 \h </w:instrText>
      </w:r>
      <w:r>
        <w:rPr>
          <w:noProof/>
        </w:rPr>
      </w:r>
      <w:r>
        <w:rPr>
          <w:noProof/>
        </w:rPr>
        <w:fldChar w:fldCharType="separate"/>
      </w:r>
      <w:r>
        <w:rPr>
          <w:noProof/>
        </w:rPr>
        <w:t>36</w:t>
      </w:r>
      <w:r>
        <w:rPr>
          <w:noProof/>
        </w:rPr>
        <w:fldChar w:fldCharType="end"/>
      </w:r>
    </w:p>
    <w:p w:rsidR="00602098" w:rsidRDefault="00602098">
      <w:pPr>
        <w:pStyle w:val="TOC2"/>
        <w:tabs>
          <w:tab w:val="right" w:leader="dot" w:pos="9350"/>
        </w:tabs>
        <w:rPr>
          <w:rFonts w:asciiTheme="minorHAnsi" w:eastAsiaTheme="minorEastAsia" w:hAnsiTheme="minorHAnsi" w:cstheme="minorBidi"/>
          <w:iCs w:val="0"/>
          <w:noProof/>
          <w:sz w:val="22"/>
          <w:szCs w:val="22"/>
        </w:rPr>
      </w:pPr>
      <w:r>
        <w:rPr>
          <w:noProof/>
        </w:rPr>
        <w:t>5.5.1 AWARE CPRS Executable</w:t>
      </w:r>
      <w:r>
        <w:rPr>
          <w:noProof/>
        </w:rPr>
        <w:tab/>
      </w:r>
      <w:r>
        <w:rPr>
          <w:noProof/>
        </w:rPr>
        <w:fldChar w:fldCharType="begin"/>
      </w:r>
      <w:r>
        <w:rPr>
          <w:noProof/>
        </w:rPr>
        <w:instrText xml:space="preserve"> PAGEREF _Toc439869807 \h </w:instrText>
      </w:r>
      <w:r>
        <w:rPr>
          <w:noProof/>
        </w:rPr>
      </w:r>
      <w:r>
        <w:rPr>
          <w:noProof/>
        </w:rPr>
        <w:fldChar w:fldCharType="separate"/>
      </w:r>
      <w:r>
        <w:rPr>
          <w:noProof/>
        </w:rPr>
        <w:t>36</w:t>
      </w:r>
      <w:r>
        <w:rPr>
          <w:noProof/>
        </w:rPr>
        <w:fldChar w:fldCharType="end"/>
      </w:r>
    </w:p>
    <w:p w:rsidR="00602098" w:rsidRDefault="00602098">
      <w:pPr>
        <w:pStyle w:val="TOC2"/>
        <w:tabs>
          <w:tab w:val="right" w:leader="dot" w:pos="9350"/>
        </w:tabs>
        <w:rPr>
          <w:rFonts w:asciiTheme="minorHAnsi" w:eastAsiaTheme="minorEastAsia" w:hAnsiTheme="minorHAnsi" w:cstheme="minorBidi"/>
          <w:iCs w:val="0"/>
          <w:noProof/>
          <w:sz w:val="22"/>
          <w:szCs w:val="22"/>
        </w:rPr>
      </w:pPr>
      <w:r>
        <w:rPr>
          <w:noProof/>
        </w:rPr>
        <w:lastRenderedPageBreak/>
        <w:t>5.5.2 AWARE DLL</w:t>
      </w:r>
      <w:r>
        <w:rPr>
          <w:noProof/>
        </w:rPr>
        <w:tab/>
      </w:r>
      <w:r>
        <w:rPr>
          <w:noProof/>
        </w:rPr>
        <w:fldChar w:fldCharType="begin"/>
      </w:r>
      <w:r>
        <w:rPr>
          <w:noProof/>
        </w:rPr>
        <w:instrText xml:space="preserve"> PAGEREF _Toc439869808 \h </w:instrText>
      </w:r>
      <w:r>
        <w:rPr>
          <w:noProof/>
        </w:rPr>
      </w:r>
      <w:r>
        <w:rPr>
          <w:noProof/>
        </w:rPr>
        <w:fldChar w:fldCharType="separate"/>
      </w:r>
      <w:r>
        <w:rPr>
          <w:noProof/>
        </w:rPr>
        <w:t>43</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6.0 AWARE ALERT GENERATION, TESTING, AND PRODUCTION PREPARATION</w:t>
      </w:r>
      <w:r>
        <w:rPr>
          <w:noProof/>
        </w:rPr>
        <w:tab/>
      </w:r>
      <w:r>
        <w:rPr>
          <w:noProof/>
        </w:rPr>
        <w:fldChar w:fldCharType="begin"/>
      </w:r>
      <w:r>
        <w:rPr>
          <w:noProof/>
        </w:rPr>
        <w:instrText xml:space="preserve"> PAGEREF _Toc439869809 \h </w:instrText>
      </w:r>
      <w:r>
        <w:rPr>
          <w:noProof/>
        </w:rPr>
      </w:r>
      <w:r>
        <w:rPr>
          <w:noProof/>
        </w:rPr>
        <w:fldChar w:fldCharType="separate"/>
      </w:r>
      <w:r>
        <w:rPr>
          <w:noProof/>
        </w:rPr>
        <w:t>46</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6.1 Generate Generic Alerts for Critical Lab Values and Abnormal Image Results</w:t>
      </w:r>
      <w:r>
        <w:rPr>
          <w:noProof/>
        </w:rPr>
        <w:tab/>
      </w:r>
      <w:r>
        <w:rPr>
          <w:noProof/>
        </w:rPr>
        <w:fldChar w:fldCharType="begin"/>
      </w:r>
      <w:r>
        <w:rPr>
          <w:noProof/>
        </w:rPr>
        <w:instrText xml:space="preserve"> PAGEREF _Toc439869810 \h </w:instrText>
      </w:r>
      <w:r>
        <w:rPr>
          <w:noProof/>
        </w:rPr>
      </w:r>
      <w:r>
        <w:rPr>
          <w:noProof/>
        </w:rPr>
        <w:fldChar w:fldCharType="separate"/>
      </w:r>
      <w:r>
        <w:rPr>
          <w:noProof/>
        </w:rPr>
        <w:t>46</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6.2 Exercise the System with Initial Testing</w:t>
      </w:r>
      <w:r>
        <w:rPr>
          <w:noProof/>
        </w:rPr>
        <w:tab/>
      </w:r>
      <w:r>
        <w:rPr>
          <w:noProof/>
        </w:rPr>
        <w:fldChar w:fldCharType="begin"/>
      </w:r>
      <w:r>
        <w:rPr>
          <w:noProof/>
        </w:rPr>
        <w:instrText xml:space="preserve"> PAGEREF _Toc439869811 \h </w:instrText>
      </w:r>
      <w:r>
        <w:rPr>
          <w:noProof/>
        </w:rPr>
      </w:r>
      <w:r>
        <w:rPr>
          <w:noProof/>
        </w:rPr>
        <w:fldChar w:fldCharType="separate"/>
      </w:r>
      <w:r>
        <w:rPr>
          <w:noProof/>
        </w:rPr>
        <w:t>50</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6.3 Validation with Re-Factoring Preparation of Reminder Dialogs Data</w:t>
      </w:r>
      <w:r>
        <w:rPr>
          <w:noProof/>
        </w:rPr>
        <w:tab/>
      </w:r>
      <w:r>
        <w:rPr>
          <w:noProof/>
        </w:rPr>
        <w:fldChar w:fldCharType="begin"/>
      </w:r>
      <w:r>
        <w:rPr>
          <w:noProof/>
        </w:rPr>
        <w:instrText xml:space="preserve"> PAGEREF _Toc439869812 \h </w:instrText>
      </w:r>
      <w:r>
        <w:rPr>
          <w:noProof/>
        </w:rPr>
      </w:r>
      <w:r>
        <w:rPr>
          <w:noProof/>
        </w:rPr>
        <w:fldChar w:fldCharType="separate"/>
      </w:r>
      <w:r>
        <w:rPr>
          <w:noProof/>
        </w:rPr>
        <w:t>57</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7.0 APPENDICIES</w:t>
      </w:r>
      <w:r>
        <w:rPr>
          <w:noProof/>
        </w:rPr>
        <w:tab/>
      </w:r>
      <w:r>
        <w:rPr>
          <w:noProof/>
        </w:rPr>
        <w:fldChar w:fldCharType="begin"/>
      </w:r>
      <w:r>
        <w:rPr>
          <w:noProof/>
        </w:rPr>
        <w:instrText xml:space="preserve"> PAGEREF _Toc439869813 \h </w:instrText>
      </w:r>
      <w:r>
        <w:rPr>
          <w:noProof/>
        </w:rPr>
      </w:r>
      <w:r>
        <w:rPr>
          <w:noProof/>
        </w:rPr>
        <w:fldChar w:fldCharType="separate"/>
      </w:r>
      <w:r>
        <w:rPr>
          <w:noProof/>
        </w:rPr>
        <w:t>58</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7.1 Appendix A – Example of Reminder Dialog Exchange to Load &amp; Install Reminder Dialogs</w:t>
      </w:r>
      <w:r>
        <w:rPr>
          <w:noProof/>
        </w:rPr>
        <w:tab/>
      </w:r>
      <w:r>
        <w:rPr>
          <w:noProof/>
        </w:rPr>
        <w:fldChar w:fldCharType="begin"/>
      </w:r>
      <w:r>
        <w:rPr>
          <w:noProof/>
        </w:rPr>
        <w:instrText xml:space="preserve"> PAGEREF _Toc439869814 \h </w:instrText>
      </w:r>
      <w:r>
        <w:rPr>
          <w:noProof/>
        </w:rPr>
      </w:r>
      <w:r>
        <w:rPr>
          <w:noProof/>
        </w:rPr>
        <w:fldChar w:fldCharType="separate"/>
      </w:r>
      <w:r>
        <w:rPr>
          <w:noProof/>
        </w:rPr>
        <w:t>58</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7.2 Appendix B – Example Determination of Imaging Alert Category and Alert Types for Lung Cancer Detection</w:t>
      </w:r>
      <w:r>
        <w:rPr>
          <w:noProof/>
        </w:rPr>
        <w:tab/>
      </w:r>
      <w:r>
        <w:rPr>
          <w:noProof/>
        </w:rPr>
        <w:fldChar w:fldCharType="begin"/>
      </w:r>
      <w:r>
        <w:rPr>
          <w:noProof/>
        </w:rPr>
        <w:instrText xml:space="preserve"> PAGEREF _Toc439869815 \h </w:instrText>
      </w:r>
      <w:r>
        <w:rPr>
          <w:noProof/>
        </w:rPr>
      </w:r>
      <w:r>
        <w:rPr>
          <w:noProof/>
        </w:rPr>
        <w:fldChar w:fldCharType="separate"/>
      </w:r>
      <w:r>
        <w:rPr>
          <w:noProof/>
        </w:rPr>
        <w:t>83</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7.3 Appendix C – Example KB Editing Steps from determined Imaging Alert Category and Alert Types for Lung Cancer Detection</w:t>
      </w:r>
      <w:r>
        <w:rPr>
          <w:noProof/>
        </w:rPr>
        <w:tab/>
      </w:r>
      <w:r>
        <w:rPr>
          <w:noProof/>
        </w:rPr>
        <w:fldChar w:fldCharType="begin"/>
      </w:r>
      <w:r>
        <w:rPr>
          <w:noProof/>
        </w:rPr>
        <w:instrText xml:space="preserve"> PAGEREF _Toc439869816 \h </w:instrText>
      </w:r>
      <w:r>
        <w:rPr>
          <w:noProof/>
        </w:rPr>
      </w:r>
      <w:r>
        <w:rPr>
          <w:noProof/>
        </w:rPr>
        <w:fldChar w:fldCharType="separate"/>
      </w:r>
      <w:r>
        <w:rPr>
          <w:noProof/>
        </w:rPr>
        <w:t>86</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7.4 Appendix D – Alternate Method for Generating Artificial Lab Alerts</w:t>
      </w:r>
      <w:r>
        <w:rPr>
          <w:noProof/>
        </w:rPr>
        <w:tab/>
      </w:r>
      <w:r>
        <w:rPr>
          <w:noProof/>
        </w:rPr>
        <w:fldChar w:fldCharType="begin"/>
      </w:r>
      <w:r>
        <w:rPr>
          <w:noProof/>
        </w:rPr>
        <w:instrText xml:space="preserve"> PAGEREF _Toc439869817 \h </w:instrText>
      </w:r>
      <w:r>
        <w:rPr>
          <w:noProof/>
        </w:rPr>
      </w:r>
      <w:r>
        <w:rPr>
          <w:noProof/>
        </w:rPr>
        <w:fldChar w:fldCharType="separate"/>
      </w:r>
      <w:r>
        <w:rPr>
          <w:noProof/>
        </w:rPr>
        <w:t>88</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7.5 Appendix E – Examples of Site Customization with Reminder Dialogs</w:t>
      </w:r>
      <w:r>
        <w:rPr>
          <w:noProof/>
        </w:rPr>
        <w:tab/>
      </w:r>
      <w:r>
        <w:rPr>
          <w:noProof/>
        </w:rPr>
        <w:fldChar w:fldCharType="begin"/>
      </w:r>
      <w:r>
        <w:rPr>
          <w:noProof/>
        </w:rPr>
        <w:instrText xml:space="preserve"> PAGEREF _Toc439869818 \h </w:instrText>
      </w:r>
      <w:r>
        <w:rPr>
          <w:noProof/>
        </w:rPr>
      </w:r>
      <w:r>
        <w:rPr>
          <w:noProof/>
        </w:rPr>
        <w:fldChar w:fldCharType="separate"/>
      </w:r>
      <w:r>
        <w:rPr>
          <w:noProof/>
        </w:rPr>
        <w:t>96</w:t>
      </w:r>
      <w:r>
        <w:rPr>
          <w:noProof/>
        </w:rPr>
        <w:fldChar w:fldCharType="end"/>
      </w:r>
    </w:p>
    <w:p w:rsidR="009E4298" w:rsidRPr="00567FB4" w:rsidRDefault="00923440" w:rsidP="00D2001D">
      <w:pPr>
        <w:pStyle w:val="TOC1"/>
        <w:tabs>
          <w:tab w:val="right" w:leader="dot" w:pos="9450"/>
        </w:tabs>
        <w:ind w:right="-90"/>
        <w:rPr>
          <w:b w:val="0"/>
          <w:bCs w:val="0"/>
        </w:rPr>
      </w:pPr>
      <w:r w:rsidRPr="00567FB4">
        <w:fldChar w:fldCharType="end"/>
      </w:r>
    </w:p>
    <w:p w:rsidR="009E4298" w:rsidRPr="00567FB4" w:rsidRDefault="009E4298" w:rsidP="002B76EA">
      <w:pPr>
        <w:pStyle w:val="TOC1"/>
        <w:tabs>
          <w:tab w:val="right" w:leader="dot" w:pos="9450"/>
        </w:tabs>
        <w:ind w:right="-90"/>
        <w:jc w:val="center"/>
      </w:pPr>
      <w:r w:rsidRPr="00567FB4">
        <w:t>List of Figures</w:t>
      </w:r>
    </w:p>
    <w:p w:rsidR="009E4298" w:rsidRDefault="00923440">
      <w:pPr>
        <w:pStyle w:val="TableofFigures"/>
        <w:tabs>
          <w:tab w:val="right" w:leader="dot" w:pos="9350"/>
        </w:tabs>
        <w:rPr>
          <w:rFonts w:ascii="Calibri" w:hAnsi="Calibri"/>
          <w:i w:val="0"/>
          <w:noProof/>
          <w:szCs w:val="22"/>
        </w:rPr>
      </w:pPr>
      <w:r w:rsidRPr="00567FB4">
        <w:fldChar w:fldCharType="begin"/>
      </w:r>
      <w:r w:rsidR="009E4298" w:rsidRPr="00567FB4">
        <w:instrText xml:space="preserve"> TOC \h \z \c "Figure" </w:instrText>
      </w:r>
      <w:r w:rsidRPr="00567FB4">
        <w:fldChar w:fldCharType="separate"/>
      </w:r>
      <w:hyperlink w:anchor="_Toc396741856" w:history="1">
        <w:r w:rsidR="009E4298" w:rsidRPr="009E7DC8">
          <w:rPr>
            <w:rStyle w:val="Hyperlink"/>
            <w:noProof/>
          </w:rPr>
          <w:t>Figure 1 - VistA CPRS</w:t>
        </w:r>
        <w:r w:rsidR="009E4298">
          <w:rPr>
            <w:noProof/>
            <w:webHidden/>
          </w:rPr>
          <w:tab/>
        </w:r>
        <w:r>
          <w:rPr>
            <w:noProof/>
            <w:webHidden/>
          </w:rPr>
          <w:fldChar w:fldCharType="begin"/>
        </w:r>
        <w:r w:rsidR="009E4298">
          <w:rPr>
            <w:noProof/>
            <w:webHidden/>
          </w:rPr>
          <w:instrText xml:space="preserve"> PAGEREF _Toc396741856 \h </w:instrText>
        </w:r>
        <w:r>
          <w:rPr>
            <w:noProof/>
            <w:webHidden/>
          </w:rPr>
        </w:r>
        <w:r>
          <w:rPr>
            <w:noProof/>
            <w:webHidden/>
          </w:rPr>
          <w:fldChar w:fldCharType="separate"/>
        </w:r>
        <w:r w:rsidR="009E4298">
          <w:rPr>
            <w:noProof/>
            <w:webHidden/>
          </w:rPr>
          <w:t>3</w:t>
        </w:r>
        <w:r>
          <w:rPr>
            <w:noProof/>
            <w:webHidden/>
          </w:rPr>
          <w:fldChar w:fldCharType="end"/>
        </w:r>
      </w:hyperlink>
    </w:p>
    <w:p w:rsidR="009E4298" w:rsidRDefault="00F12258">
      <w:pPr>
        <w:pStyle w:val="TableofFigures"/>
        <w:tabs>
          <w:tab w:val="right" w:leader="dot" w:pos="9350"/>
        </w:tabs>
        <w:rPr>
          <w:rFonts w:ascii="Calibri" w:hAnsi="Calibri"/>
          <w:i w:val="0"/>
          <w:noProof/>
          <w:szCs w:val="22"/>
        </w:rPr>
      </w:pPr>
      <w:hyperlink w:anchor="_Toc396741857" w:history="1">
        <w:r w:rsidR="009E4298" w:rsidRPr="009E7DC8">
          <w:rPr>
            <w:rStyle w:val="Hyperlink"/>
            <w:noProof/>
          </w:rPr>
          <w:t>Figure 2 - Create New Shared Template</w:t>
        </w:r>
        <w:r w:rsidR="009E4298">
          <w:rPr>
            <w:noProof/>
            <w:webHidden/>
          </w:rPr>
          <w:tab/>
        </w:r>
        <w:r w:rsidR="00923440">
          <w:rPr>
            <w:noProof/>
            <w:webHidden/>
          </w:rPr>
          <w:fldChar w:fldCharType="begin"/>
        </w:r>
        <w:r w:rsidR="009E4298">
          <w:rPr>
            <w:noProof/>
            <w:webHidden/>
          </w:rPr>
          <w:instrText xml:space="preserve"> PAGEREF _Toc396741857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F12258">
      <w:pPr>
        <w:pStyle w:val="TableofFigures"/>
        <w:tabs>
          <w:tab w:val="right" w:leader="dot" w:pos="9350"/>
        </w:tabs>
        <w:rPr>
          <w:rFonts w:ascii="Calibri" w:hAnsi="Calibri"/>
          <w:i w:val="0"/>
          <w:noProof/>
          <w:szCs w:val="22"/>
        </w:rPr>
      </w:pPr>
      <w:hyperlink w:anchor="_Toc396741858" w:history="1">
        <w:r w:rsidR="009E4298" w:rsidRPr="009E7DC8">
          <w:rPr>
            <w:rStyle w:val="Hyperlink"/>
            <w:noProof/>
          </w:rPr>
          <w:t>Figure 3 - Template Editor</w:t>
        </w:r>
        <w:r w:rsidR="009E4298">
          <w:rPr>
            <w:noProof/>
            <w:webHidden/>
          </w:rPr>
          <w:tab/>
        </w:r>
        <w:r w:rsidR="00923440">
          <w:rPr>
            <w:noProof/>
            <w:webHidden/>
          </w:rPr>
          <w:fldChar w:fldCharType="begin"/>
        </w:r>
        <w:r w:rsidR="009E4298">
          <w:rPr>
            <w:noProof/>
            <w:webHidden/>
          </w:rPr>
          <w:instrText xml:space="preserve"> PAGEREF _Toc396741858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F12258">
      <w:pPr>
        <w:pStyle w:val="TableofFigures"/>
        <w:tabs>
          <w:tab w:val="right" w:leader="dot" w:pos="9350"/>
        </w:tabs>
        <w:rPr>
          <w:rFonts w:ascii="Calibri" w:hAnsi="Calibri"/>
          <w:i w:val="0"/>
          <w:noProof/>
          <w:szCs w:val="22"/>
        </w:rPr>
      </w:pPr>
      <w:hyperlink w:anchor="_Toc396741859" w:history="1">
        <w:r w:rsidR="009E4298" w:rsidRPr="009E7DC8">
          <w:rPr>
            <w:rStyle w:val="Hyperlink"/>
            <w:noProof/>
          </w:rPr>
          <w:t>Figure 4 - Choose "Reminder Dialog"</w:t>
        </w:r>
        <w:r w:rsidR="009E4298">
          <w:rPr>
            <w:noProof/>
            <w:webHidden/>
          </w:rPr>
          <w:tab/>
        </w:r>
        <w:r w:rsidR="00923440">
          <w:rPr>
            <w:noProof/>
            <w:webHidden/>
          </w:rPr>
          <w:fldChar w:fldCharType="begin"/>
        </w:r>
        <w:r w:rsidR="009E4298">
          <w:rPr>
            <w:noProof/>
            <w:webHidden/>
          </w:rPr>
          <w:instrText xml:space="preserve"> PAGEREF _Toc396741859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F12258">
      <w:pPr>
        <w:pStyle w:val="TableofFigures"/>
        <w:tabs>
          <w:tab w:val="right" w:leader="dot" w:pos="9350"/>
        </w:tabs>
        <w:rPr>
          <w:rFonts w:ascii="Calibri" w:hAnsi="Calibri"/>
          <w:i w:val="0"/>
          <w:noProof/>
          <w:szCs w:val="22"/>
        </w:rPr>
      </w:pPr>
      <w:hyperlink w:anchor="_Toc396741860" w:history="1">
        <w:r w:rsidR="009E4298" w:rsidRPr="009E7DC8">
          <w:rPr>
            <w:rStyle w:val="Hyperlink"/>
            <w:noProof/>
          </w:rPr>
          <w:t>Figure 5 - Reminder Dialog</w:t>
        </w:r>
        <w:r w:rsidR="009E4298">
          <w:rPr>
            <w:noProof/>
            <w:webHidden/>
          </w:rPr>
          <w:tab/>
        </w:r>
        <w:r w:rsidR="00923440">
          <w:rPr>
            <w:noProof/>
            <w:webHidden/>
          </w:rPr>
          <w:fldChar w:fldCharType="begin"/>
        </w:r>
        <w:r w:rsidR="009E4298">
          <w:rPr>
            <w:noProof/>
            <w:webHidden/>
          </w:rPr>
          <w:instrText xml:space="preserve"> PAGEREF _Toc396741860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F12258">
      <w:pPr>
        <w:pStyle w:val="TableofFigures"/>
        <w:tabs>
          <w:tab w:val="right" w:leader="dot" w:pos="9350"/>
        </w:tabs>
        <w:rPr>
          <w:rFonts w:ascii="Calibri" w:hAnsi="Calibri"/>
          <w:i w:val="0"/>
          <w:noProof/>
          <w:szCs w:val="22"/>
        </w:rPr>
      </w:pPr>
      <w:hyperlink w:anchor="_Toc396741861" w:history="1">
        <w:r w:rsidR="009E4298" w:rsidRPr="009E7DC8">
          <w:rPr>
            <w:rStyle w:val="Hyperlink"/>
            <w:noProof/>
          </w:rPr>
          <w:t>Figure 6 – CPRS</w:t>
        </w:r>
        <w:r w:rsidR="009E4298">
          <w:rPr>
            <w:noProof/>
            <w:webHidden/>
          </w:rPr>
          <w:tab/>
        </w:r>
        <w:r w:rsidR="00923440">
          <w:rPr>
            <w:noProof/>
            <w:webHidden/>
          </w:rPr>
          <w:fldChar w:fldCharType="begin"/>
        </w:r>
        <w:r w:rsidR="009E4298">
          <w:rPr>
            <w:noProof/>
            <w:webHidden/>
          </w:rPr>
          <w:instrText xml:space="preserve"> PAGEREF _Toc396741861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F12258">
      <w:pPr>
        <w:pStyle w:val="TableofFigures"/>
        <w:tabs>
          <w:tab w:val="right" w:leader="dot" w:pos="9350"/>
        </w:tabs>
        <w:rPr>
          <w:rFonts w:ascii="Calibri" w:hAnsi="Calibri"/>
          <w:i w:val="0"/>
          <w:noProof/>
          <w:szCs w:val="22"/>
        </w:rPr>
      </w:pPr>
      <w:hyperlink w:anchor="_Toc396741862" w:history="1">
        <w:r w:rsidR="009E4298" w:rsidRPr="009E7DC8">
          <w:rPr>
            <w:rStyle w:val="Hyperlink"/>
            <w:noProof/>
          </w:rPr>
          <w:t>Figure 7 – Run the Aware CPRS Desktop Installer</w:t>
        </w:r>
        <w:r w:rsidR="009E4298">
          <w:rPr>
            <w:noProof/>
            <w:webHidden/>
          </w:rPr>
          <w:tab/>
        </w:r>
        <w:r w:rsidR="00923440">
          <w:rPr>
            <w:noProof/>
            <w:webHidden/>
          </w:rPr>
          <w:fldChar w:fldCharType="begin"/>
        </w:r>
        <w:r w:rsidR="009E4298">
          <w:rPr>
            <w:noProof/>
            <w:webHidden/>
          </w:rPr>
          <w:instrText xml:space="preserve"> PAGEREF _Toc396741862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F12258">
      <w:pPr>
        <w:pStyle w:val="TableofFigures"/>
        <w:tabs>
          <w:tab w:val="right" w:leader="dot" w:pos="9350"/>
        </w:tabs>
        <w:rPr>
          <w:rFonts w:ascii="Calibri" w:hAnsi="Calibri"/>
          <w:i w:val="0"/>
          <w:noProof/>
          <w:szCs w:val="22"/>
        </w:rPr>
      </w:pPr>
      <w:hyperlink w:anchor="_Toc396741863" w:history="1">
        <w:r w:rsidR="009E4298" w:rsidRPr="009E7DC8">
          <w:rPr>
            <w:rStyle w:val="Hyperlink"/>
            <w:noProof/>
          </w:rPr>
          <w:t>Figure 8 – Accept the Aware License Agreement</w:t>
        </w:r>
        <w:r w:rsidR="009E4298">
          <w:rPr>
            <w:noProof/>
            <w:webHidden/>
          </w:rPr>
          <w:tab/>
        </w:r>
        <w:r w:rsidR="00923440">
          <w:rPr>
            <w:noProof/>
            <w:webHidden/>
          </w:rPr>
          <w:fldChar w:fldCharType="begin"/>
        </w:r>
        <w:r w:rsidR="009E4298">
          <w:rPr>
            <w:noProof/>
            <w:webHidden/>
          </w:rPr>
          <w:instrText xml:space="preserve"> PAGEREF _Toc396741863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F12258">
      <w:pPr>
        <w:pStyle w:val="TableofFigures"/>
        <w:tabs>
          <w:tab w:val="right" w:leader="dot" w:pos="9350"/>
        </w:tabs>
        <w:rPr>
          <w:rFonts w:ascii="Calibri" w:hAnsi="Calibri"/>
          <w:i w:val="0"/>
          <w:noProof/>
          <w:szCs w:val="22"/>
        </w:rPr>
      </w:pPr>
      <w:hyperlink w:anchor="_Toc396741864" w:history="1">
        <w:r w:rsidR="009E4298" w:rsidRPr="009E7DC8">
          <w:rPr>
            <w:rStyle w:val="Hyperlink"/>
            <w:noProof/>
          </w:rPr>
          <w:t>Figure 9 – Enter the sites VistA Server Address and Port Number</w:t>
        </w:r>
        <w:r w:rsidR="009E4298">
          <w:rPr>
            <w:noProof/>
            <w:webHidden/>
          </w:rPr>
          <w:tab/>
        </w:r>
        <w:r w:rsidR="00923440">
          <w:rPr>
            <w:noProof/>
            <w:webHidden/>
          </w:rPr>
          <w:fldChar w:fldCharType="begin"/>
        </w:r>
        <w:r w:rsidR="009E4298">
          <w:rPr>
            <w:noProof/>
            <w:webHidden/>
          </w:rPr>
          <w:instrText xml:space="preserve"> PAGEREF _Toc396741864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F12258">
      <w:pPr>
        <w:pStyle w:val="TableofFigures"/>
        <w:tabs>
          <w:tab w:val="right" w:leader="dot" w:pos="9350"/>
        </w:tabs>
        <w:rPr>
          <w:rFonts w:ascii="Calibri" w:hAnsi="Calibri"/>
          <w:i w:val="0"/>
          <w:noProof/>
          <w:szCs w:val="22"/>
        </w:rPr>
      </w:pPr>
      <w:hyperlink w:anchor="_Toc396741865" w:history="1">
        <w:r w:rsidR="009E4298" w:rsidRPr="009E7DC8">
          <w:rPr>
            <w:rStyle w:val="Hyperlink"/>
            <w:noProof/>
          </w:rPr>
          <w:t>Figure 10 – Complete the Installation</w:t>
        </w:r>
        <w:r w:rsidR="009E4298">
          <w:rPr>
            <w:noProof/>
            <w:webHidden/>
          </w:rPr>
          <w:tab/>
        </w:r>
        <w:r w:rsidR="00923440">
          <w:rPr>
            <w:noProof/>
            <w:webHidden/>
          </w:rPr>
          <w:fldChar w:fldCharType="begin"/>
        </w:r>
        <w:r w:rsidR="009E4298">
          <w:rPr>
            <w:noProof/>
            <w:webHidden/>
          </w:rPr>
          <w:instrText xml:space="preserve"> PAGEREF _Toc396741865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F12258">
      <w:pPr>
        <w:pStyle w:val="TableofFigures"/>
        <w:tabs>
          <w:tab w:val="right" w:leader="dot" w:pos="9350"/>
        </w:tabs>
        <w:rPr>
          <w:rFonts w:ascii="Calibri" w:hAnsi="Calibri"/>
          <w:i w:val="0"/>
          <w:noProof/>
          <w:szCs w:val="22"/>
        </w:rPr>
      </w:pPr>
      <w:hyperlink w:anchor="_Toc396741866" w:history="1">
        <w:r w:rsidR="009E4298" w:rsidRPr="009E7DC8">
          <w:rPr>
            <w:rStyle w:val="Hyperlink"/>
            <w:noProof/>
          </w:rPr>
          <w:t>Figure 11 - VistA AWARE KB Editor, Alert Type</w:t>
        </w:r>
        <w:r w:rsidR="009E4298">
          <w:rPr>
            <w:noProof/>
            <w:webHidden/>
          </w:rPr>
          <w:tab/>
        </w:r>
        <w:r w:rsidR="00923440">
          <w:rPr>
            <w:noProof/>
            <w:webHidden/>
          </w:rPr>
          <w:fldChar w:fldCharType="begin"/>
        </w:r>
        <w:r w:rsidR="009E4298">
          <w:rPr>
            <w:noProof/>
            <w:webHidden/>
          </w:rPr>
          <w:instrText xml:space="preserve"> PAGEREF _Toc396741866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F12258">
      <w:pPr>
        <w:pStyle w:val="TableofFigures"/>
        <w:tabs>
          <w:tab w:val="right" w:leader="dot" w:pos="9350"/>
        </w:tabs>
        <w:rPr>
          <w:rFonts w:ascii="Calibri" w:hAnsi="Calibri"/>
          <w:i w:val="0"/>
          <w:noProof/>
          <w:szCs w:val="22"/>
        </w:rPr>
      </w:pPr>
      <w:hyperlink w:anchor="_Toc396741867" w:history="1">
        <w:r w:rsidR="009E4298" w:rsidRPr="009E7DC8">
          <w:rPr>
            <w:rStyle w:val="Hyperlink"/>
            <w:noProof/>
          </w:rPr>
          <w:t>Figure 12 – VEFAALRE Context Option Assignment Error</w:t>
        </w:r>
        <w:r w:rsidR="009E4298">
          <w:rPr>
            <w:noProof/>
            <w:webHidden/>
          </w:rPr>
          <w:tab/>
        </w:r>
        <w:r w:rsidR="00923440">
          <w:rPr>
            <w:noProof/>
            <w:webHidden/>
          </w:rPr>
          <w:fldChar w:fldCharType="begin"/>
        </w:r>
        <w:r w:rsidR="009E4298">
          <w:rPr>
            <w:noProof/>
            <w:webHidden/>
          </w:rPr>
          <w:instrText xml:space="preserve"> PAGEREF _Toc396741867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F12258">
      <w:pPr>
        <w:pStyle w:val="TableofFigures"/>
        <w:tabs>
          <w:tab w:val="right" w:leader="dot" w:pos="9350"/>
        </w:tabs>
        <w:rPr>
          <w:rFonts w:ascii="Calibri" w:hAnsi="Calibri"/>
          <w:i w:val="0"/>
          <w:noProof/>
          <w:szCs w:val="22"/>
        </w:rPr>
      </w:pPr>
      <w:hyperlink w:anchor="_Toc396741868" w:history="1">
        <w:r w:rsidR="009E4298" w:rsidRPr="009E7DC8">
          <w:rPr>
            <w:rStyle w:val="Hyperlink"/>
            <w:noProof/>
          </w:rPr>
          <w:t>Figure 13 – Cannot Use Reminder Dialog</w:t>
        </w:r>
        <w:r w:rsidR="009E4298">
          <w:rPr>
            <w:noProof/>
            <w:webHidden/>
          </w:rPr>
          <w:tab/>
        </w:r>
        <w:r w:rsidR="00923440">
          <w:rPr>
            <w:noProof/>
            <w:webHidden/>
          </w:rPr>
          <w:fldChar w:fldCharType="begin"/>
        </w:r>
        <w:r w:rsidR="009E4298">
          <w:rPr>
            <w:noProof/>
            <w:webHidden/>
          </w:rPr>
          <w:instrText xml:space="preserve"> PAGEREF _Toc396741868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F12258">
      <w:pPr>
        <w:pStyle w:val="TableofFigures"/>
        <w:tabs>
          <w:tab w:val="right" w:leader="dot" w:pos="9350"/>
        </w:tabs>
        <w:rPr>
          <w:rFonts w:ascii="Calibri" w:hAnsi="Calibri"/>
          <w:i w:val="0"/>
          <w:noProof/>
          <w:szCs w:val="22"/>
        </w:rPr>
      </w:pPr>
      <w:hyperlink w:anchor="_Toc396741869" w:history="1">
        <w:r w:rsidR="009E4298" w:rsidRPr="009E7DC8">
          <w:rPr>
            <w:rStyle w:val="Hyperlink"/>
            <w:noProof/>
          </w:rPr>
          <w:t>Figure 14 - Options, Notifications</w:t>
        </w:r>
        <w:r w:rsidR="009E4298">
          <w:rPr>
            <w:noProof/>
            <w:webHidden/>
          </w:rPr>
          <w:tab/>
        </w:r>
        <w:r w:rsidR="00923440">
          <w:rPr>
            <w:noProof/>
            <w:webHidden/>
          </w:rPr>
          <w:fldChar w:fldCharType="begin"/>
        </w:r>
        <w:r w:rsidR="009E4298">
          <w:rPr>
            <w:noProof/>
            <w:webHidden/>
          </w:rPr>
          <w:instrText xml:space="preserve"> PAGEREF _Toc396741869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F12258">
      <w:pPr>
        <w:pStyle w:val="TableofFigures"/>
        <w:tabs>
          <w:tab w:val="right" w:leader="dot" w:pos="9350"/>
        </w:tabs>
        <w:rPr>
          <w:rFonts w:ascii="Calibri" w:hAnsi="Calibri"/>
          <w:i w:val="0"/>
          <w:noProof/>
          <w:szCs w:val="22"/>
        </w:rPr>
      </w:pPr>
      <w:hyperlink w:anchor="_Toc396741870" w:history="1">
        <w:r w:rsidR="009E4298" w:rsidRPr="009E7DC8">
          <w:rPr>
            <w:rStyle w:val="Hyperlink"/>
            <w:noProof/>
          </w:rPr>
          <w:t>Figure 15 - Options, Notifications (Continued)</w:t>
        </w:r>
        <w:r w:rsidR="009E4298">
          <w:rPr>
            <w:noProof/>
            <w:webHidden/>
          </w:rPr>
          <w:tab/>
        </w:r>
        <w:r w:rsidR="00923440">
          <w:rPr>
            <w:noProof/>
            <w:webHidden/>
          </w:rPr>
          <w:fldChar w:fldCharType="begin"/>
        </w:r>
        <w:r w:rsidR="009E4298">
          <w:rPr>
            <w:noProof/>
            <w:webHidden/>
          </w:rPr>
          <w:instrText xml:space="preserve"> PAGEREF _Toc396741870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F12258">
      <w:pPr>
        <w:pStyle w:val="TableofFigures"/>
        <w:tabs>
          <w:tab w:val="right" w:leader="dot" w:pos="9350"/>
        </w:tabs>
        <w:rPr>
          <w:rFonts w:ascii="Calibri" w:hAnsi="Calibri"/>
          <w:i w:val="0"/>
          <w:noProof/>
          <w:szCs w:val="22"/>
        </w:rPr>
      </w:pPr>
      <w:hyperlink w:anchor="_Toc396741871" w:history="1">
        <w:r w:rsidR="009E4298" w:rsidRPr="009E7DC8">
          <w:rPr>
            <w:rStyle w:val="Hyperlink"/>
            <w:noProof/>
          </w:rPr>
          <w:t>Figure 16 - Add a New Alert Category</w:t>
        </w:r>
        <w:r w:rsidR="009E4298">
          <w:rPr>
            <w:noProof/>
            <w:webHidden/>
          </w:rPr>
          <w:tab/>
        </w:r>
        <w:r w:rsidR="00923440">
          <w:rPr>
            <w:noProof/>
            <w:webHidden/>
          </w:rPr>
          <w:fldChar w:fldCharType="begin"/>
        </w:r>
        <w:r w:rsidR="009E4298">
          <w:rPr>
            <w:noProof/>
            <w:webHidden/>
          </w:rPr>
          <w:instrText xml:space="preserve"> PAGEREF _Toc396741871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F12258">
      <w:pPr>
        <w:pStyle w:val="TableofFigures"/>
        <w:tabs>
          <w:tab w:val="right" w:leader="dot" w:pos="9350"/>
        </w:tabs>
        <w:rPr>
          <w:rFonts w:ascii="Calibri" w:hAnsi="Calibri"/>
          <w:i w:val="0"/>
          <w:noProof/>
          <w:szCs w:val="22"/>
        </w:rPr>
      </w:pPr>
      <w:hyperlink w:anchor="_Toc396741872" w:history="1">
        <w:r w:rsidR="009E4298" w:rsidRPr="009E7DC8">
          <w:rPr>
            <w:rStyle w:val="Hyperlink"/>
            <w:noProof/>
          </w:rPr>
          <w:t>Figure 17 - Add a New Alert Category (Continued)</w:t>
        </w:r>
        <w:r w:rsidR="009E4298">
          <w:rPr>
            <w:noProof/>
            <w:webHidden/>
          </w:rPr>
          <w:tab/>
        </w:r>
        <w:r w:rsidR="00923440">
          <w:rPr>
            <w:noProof/>
            <w:webHidden/>
          </w:rPr>
          <w:fldChar w:fldCharType="begin"/>
        </w:r>
        <w:r w:rsidR="009E4298">
          <w:rPr>
            <w:noProof/>
            <w:webHidden/>
          </w:rPr>
          <w:instrText xml:space="preserve"> PAGEREF _Toc396741872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F12258">
      <w:pPr>
        <w:pStyle w:val="TableofFigures"/>
        <w:tabs>
          <w:tab w:val="right" w:leader="dot" w:pos="9350"/>
        </w:tabs>
        <w:rPr>
          <w:rFonts w:ascii="Calibri" w:hAnsi="Calibri"/>
          <w:i w:val="0"/>
          <w:noProof/>
          <w:szCs w:val="22"/>
        </w:rPr>
      </w:pPr>
      <w:hyperlink w:anchor="_Toc396741873" w:history="1">
        <w:r w:rsidR="009E4298" w:rsidRPr="009E7DC8">
          <w:rPr>
            <w:rStyle w:val="Hyperlink"/>
            <w:noProof/>
          </w:rPr>
          <w:t>Figure 18 - Associated Alert</w:t>
        </w:r>
        <w:r w:rsidR="009E4298">
          <w:rPr>
            <w:noProof/>
            <w:webHidden/>
          </w:rPr>
          <w:tab/>
        </w:r>
        <w:r w:rsidR="00923440">
          <w:rPr>
            <w:noProof/>
            <w:webHidden/>
          </w:rPr>
          <w:fldChar w:fldCharType="begin"/>
        </w:r>
        <w:r w:rsidR="009E4298">
          <w:rPr>
            <w:noProof/>
            <w:webHidden/>
          </w:rPr>
          <w:instrText xml:space="preserve"> PAGEREF _Toc396741873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F12258">
      <w:pPr>
        <w:pStyle w:val="TableofFigures"/>
        <w:tabs>
          <w:tab w:val="right" w:leader="dot" w:pos="9350"/>
        </w:tabs>
        <w:rPr>
          <w:rFonts w:ascii="Calibri" w:hAnsi="Calibri"/>
          <w:i w:val="0"/>
          <w:noProof/>
          <w:szCs w:val="22"/>
        </w:rPr>
      </w:pPr>
      <w:hyperlink w:anchor="_Toc396741874" w:history="1">
        <w:r w:rsidR="009E4298" w:rsidRPr="009E7DC8">
          <w:rPr>
            <w:rStyle w:val="Hyperlink"/>
            <w:noProof/>
          </w:rPr>
          <w:t>Figure 19 - VistA Sign</w:t>
        </w:r>
        <w:r w:rsidR="009E4298">
          <w:rPr>
            <w:noProof/>
            <w:webHidden/>
          </w:rPr>
          <w:tab/>
        </w:r>
        <w:r w:rsidR="00923440">
          <w:rPr>
            <w:noProof/>
            <w:webHidden/>
          </w:rPr>
          <w:fldChar w:fldCharType="begin"/>
        </w:r>
        <w:r w:rsidR="009E4298">
          <w:rPr>
            <w:noProof/>
            <w:webHidden/>
          </w:rPr>
          <w:instrText xml:space="preserve"> PAGEREF _Toc396741874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F12258">
      <w:pPr>
        <w:pStyle w:val="TableofFigures"/>
        <w:tabs>
          <w:tab w:val="right" w:leader="dot" w:pos="9350"/>
        </w:tabs>
        <w:rPr>
          <w:rFonts w:ascii="Calibri" w:hAnsi="Calibri"/>
          <w:i w:val="0"/>
          <w:noProof/>
          <w:szCs w:val="22"/>
        </w:rPr>
      </w:pPr>
      <w:hyperlink w:anchor="_Toc396741875" w:history="1">
        <w:r w:rsidR="009E4298" w:rsidRPr="009E7DC8">
          <w:rPr>
            <w:rStyle w:val="Hyperlink"/>
            <w:noProof/>
          </w:rPr>
          <w:t>Figure 20 - Patient Selection</w:t>
        </w:r>
        <w:r w:rsidR="009E4298">
          <w:rPr>
            <w:noProof/>
            <w:webHidden/>
          </w:rPr>
          <w:tab/>
        </w:r>
        <w:r w:rsidR="00923440">
          <w:rPr>
            <w:noProof/>
            <w:webHidden/>
          </w:rPr>
          <w:fldChar w:fldCharType="begin"/>
        </w:r>
        <w:r w:rsidR="009E4298">
          <w:rPr>
            <w:noProof/>
            <w:webHidden/>
          </w:rPr>
          <w:instrText xml:space="preserve"> PAGEREF _Toc396741875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F12258">
      <w:pPr>
        <w:pStyle w:val="TableofFigures"/>
        <w:tabs>
          <w:tab w:val="right" w:leader="dot" w:pos="9350"/>
        </w:tabs>
        <w:rPr>
          <w:rFonts w:ascii="Calibri" w:hAnsi="Calibri"/>
          <w:i w:val="0"/>
          <w:noProof/>
          <w:szCs w:val="22"/>
        </w:rPr>
      </w:pPr>
      <w:hyperlink w:anchor="_Toc396741876" w:history="1">
        <w:r w:rsidR="009E4298" w:rsidRPr="009E7DC8">
          <w:rPr>
            <w:rStyle w:val="Hyperlink"/>
            <w:noProof/>
          </w:rPr>
          <w:t>Figure 21 - VistA CPRS In Use</w:t>
        </w:r>
        <w:r w:rsidR="009E4298">
          <w:rPr>
            <w:noProof/>
            <w:webHidden/>
          </w:rPr>
          <w:tab/>
        </w:r>
        <w:r w:rsidR="00923440">
          <w:rPr>
            <w:noProof/>
            <w:webHidden/>
          </w:rPr>
          <w:fldChar w:fldCharType="begin"/>
        </w:r>
        <w:r w:rsidR="009E4298">
          <w:rPr>
            <w:noProof/>
            <w:webHidden/>
          </w:rPr>
          <w:instrText xml:space="preserve"> PAGEREF _Toc396741876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F12258">
      <w:pPr>
        <w:pStyle w:val="TableofFigures"/>
        <w:tabs>
          <w:tab w:val="right" w:leader="dot" w:pos="9350"/>
        </w:tabs>
        <w:rPr>
          <w:rFonts w:ascii="Calibri" w:hAnsi="Calibri"/>
          <w:i w:val="0"/>
          <w:noProof/>
          <w:szCs w:val="22"/>
        </w:rPr>
      </w:pPr>
      <w:hyperlink w:anchor="_Toc396741877" w:history="1">
        <w:r w:rsidR="009E4298" w:rsidRPr="009E7DC8">
          <w:rPr>
            <w:rStyle w:val="Hyperlink"/>
            <w:noProof/>
          </w:rPr>
          <w:t>Figure 22 - Follow-Up Action Tracker</w:t>
        </w:r>
        <w:r w:rsidR="009E4298">
          <w:rPr>
            <w:noProof/>
            <w:webHidden/>
          </w:rPr>
          <w:tab/>
        </w:r>
        <w:r w:rsidR="00923440">
          <w:rPr>
            <w:noProof/>
            <w:webHidden/>
          </w:rPr>
          <w:fldChar w:fldCharType="begin"/>
        </w:r>
        <w:r w:rsidR="009E4298">
          <w:rPr>
            <w:noProof/>
            <w:webHidden/>
          </w:rPr>
          <w:instrText xml:space="preserve"> PAGEREF _Toc396741877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F12258">
      <w:pPr>
        <w:pStyle w:val="TableofFigures"/>
        <w:tabs>
          <w:tab w:val="right" w:leader="dot" w:pos="9350"/>
        </w:tabs>
        <w:rPr>
          <w:rFonts w:ascii="Calibri" w:hAnsi="Calibri"/>
          <w:i w:val="0"/>
          <w:noProof/>
          <w:szCs w:val="22"/>
        </w:rPr>
      </w:pPr>
      <w:hyperlink w:anchor="_Toc396741878" w:history="1">
        <w:r w:rsidR="009E4298" w:rsidRPr="009E7DC8">
          <w:rPr>
            <w:rStyle w:val="Hyperlink"/>
            <w:noProof/>
          </w:rPr>
          <w:t>Figure 23 - Location for Current Activities</w:t>
        </w:r>
        <w:r w:rsidR="009E4298">
          <w:rPr>
            <w:noProof/>
            <w:webHidden/>
          </w:rPr>
          <w:tab/>
        </w:r>
        <w:r w:rsidR="00923440">
          <w:rPr>
            <w:noProof/>
            <w:webHidden/>
          </w:rPr>
          <w:fldChar w:fldCharType="begin"/>
        </w:r>
        <w:r w:rsidR="009E4298">
          <w:rPr>
            <w:noProof/>
            <w:webHidden/>
          </w:rPr>
          <w:instrText xml:space="preserve"> PAGEREF _Toc396741878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F12258">
      <w:pPr>
        <w:pStyle w:val="TableofFigures"/>
        <w:tabs>
          <w:tab w:val="right" w:leader="dot" w:pos="9350"/>
        </w:tabs>
        <w:rPr>
          <w:rFonts w:ascii="Calibri" w:hAnsi="Calibri"/>
          <w:i w:val="0"/>
          <w:noProof/>
          <w:szCs w:val="22"/>
        </w:rPr>
      </w:pPr>
      <w:hyperlink w:anchor="_Toc396741879" w:history="1">
        <w:r w:rsidR="009E4298" w:rsidRPr="009E7DC8">
          <w:rPr>
            <w:rStyle w:val="Hyperlink"/>
            <w:noProof/>
          </w:rPr>
          <w:t>Figure 24 - Location for Current Activities</w:t>
        </w:r>
        <w:r w:rsidR="009E4298">
          <w:rPr>
            <w:noProof/>
            <w:webHidden/>
          </w:rPr>
          <w:tab/>
        </w:r>
        <w:r w:rsidR="00923440">
          <w:rPr>
            <w:noProof/>
            <w:webHidden/>
          </w:rPr>
          <w:fldChar w:fldCharType="begin"/>
        </w:r>
        <w:r w:rsidR="009E4298">
          <w:rPr>
            <w:noProof/>
            <w:webHidden/>
          </w:rPr>
          <w:instrText xml:space="preserve"> PAGEREF _Toc396741879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F12258">
      <w:pPr>
        <w:pStyle w:val="TableofFigures"/>
        <w:tabs>
          <w:tab w:val="right" w:leader="dot" w:pos="9350"/>
        </w:tabs>
        <w:rPr>
          <w:rFonts w:ascii="Calibri" w:hAnsi="Calibri"/>
          <w:i w:val="0"/>
          <w:noProof/>
          <w:szCs w:val="22"/>
        </w:rPr>
      </w:pPr>
      <w:hyperlink w:anchor="_Toc396741880" w:history="1">
        <w:r w:rsidR="009E4298" w:rsidRPr="009E7DC8">
          <w:rPr>
            <w:rStyle w:val="Hyperlink"/>
            <w:noProof/>
          </w:rPr>
          <w:t>Figure 25 - Location for Current Activities (Continued)</w:t>
        </w:r>
        <w:r w:rsidR="009E4298">
          <w:rPr>
            <w:noProof/>
            <w:webHidden/>
          </w:rPr>
          <w:tab/>
        </w:r>
        <w:r w:rsidR="00923440">
          <w:rPr>
            <w:noProof/>
            <w:webHidden/>
          </w:rPr>
          <w:fldChar w:fldCharType="begin"/>
        </w:r>
        <w:r w:rsidR="009E4298">
          <w:rPr>
            <w:noProof/>
            <w:webHidden/>
          </w:rPr>
          <w:instrText xml:space="preserve"> PAGEREF _Toc396741880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F12258">
      <w:pPr>
        <w:pStyle w:val="TableofFigures"/>
        <w:tabs>
          <w:tab w:val="right" w:leader="dot" w:pos="9350"/>
        </w:tabs>
        <w:rPr>
          <w:rFonts w:ascii="Calibri" w:hAnsi="Calibri"/>
          <w:i w:val="0"/>
          <w:noProof/>
          <w:szCs w:val="22"/>
        </w:rPr>
      </w:pPr>
      <w:hyperlink w:anchor="_Toc396741881" w:history="1">
        <w:r w:rsidR="009E4298" w:rsidRPr="009E7DC8">
          <w:rPr>
            <w:rStyle w:val="Hyperlink"/>
            <w:noProof/>
          </w:rPr>
          <w:t>Figure 26 - Progress Note Properties</w:t>
        </w:r>
        <w:r w:rsidR="009E4298">
          <w:rPr>
            <w:noProof/>
            <w:webHidden/>
          </w:rPr>
          <w:tab/>
        </w:r>
        <w:r w:rsidR="00923440">
          <w:rPr>
            <w:noProof/>
            <w:webHidden/>
          </w:rPr>
          <w:fldChar w:fldCharType="begin"/>
        </w:r>
        <w:r w:rsidR="009E4298">
          <w:rPr>
            <w:noProof/>
            <w:webHidden/>
          </w:rPr>
          <w:instrText xml:space="preserve"> PAGEREF _Toc396741881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F12258">
      <w:pPr>
        <w:pStyle w:val="TableofFigures"/>
        <w:tabs>
          <w:tab w:val="right" w:leader="dot" w:pos="9350"/>
        </w:tabs>
        <w:rPr>
          <w:rFonts w:ascii="Calibri" w:hAnsi="Calibri"/>
          <w:i w:val="0"/>
          <w:noProof/>
          <w:szCs w:val="22"/>
        </w:rPr>
      </w:pPr>
      <w:hyperlink w:anchor="_Toc396741882" w:history="1">
        <w:r w:rsidR="009E4298" w:rsidRPr="009E7DC8">
          <w:rPr>
            <w:rStyle w:val="Hyperlink"/>
            <w:noProof/>
          </w:rPr>
          <w:t>Figure 27 - Reminder Dialog</w:t>
        </w:r>
        <w:r w:rsidR="009E4298">
          <w:rPr>
            <w:noProof/>
            <w:webHidden/>
          </w:rPr>
          <w:tab/>
        </w:r>
        <w:r w:rsidR="00923440">
          <w:rPr>
            <w:noProof/>
            <w:webHidden/>
          </w:rPr>
          <w:fldChar w:fldCharType="begin"/>
        </w:r>
        <w:r w:rsidR="009E4298">
          <w:rPr>
            <w:noProof/>
            <w:webHidden/>
          </w:rPr>
          <w:instrText xml:space="preserve"> PAGEREF _Toc396741882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F12258">
      <w:pPr>
        <w:pStyle w:val="TableofFigures"/>
        <w:tabs>
          <w:tab w:val="right" w:leader="dot" w:pos="9350"/>
        </w:tabs>
        <w:rPr>
          <w:rFonts w:ascii="Calibri" w:hAnsi="Calibri"/>
          <w:i w:val="0"/>
          <w:noProof/>
          <w:szCs w:val="22"/>
        </w:rPr>
      </w:pPr>
      <w:hyperlink w:anchor="_Toc396741883" w:history="1">
        <w:r w:rsidR="009E4298" w:rsidRPr="009E7DC8">
          <w:rPr>
            <w:rStyle w:val="Hyperlink"/>
            <w:noProof/>
          </w:rPr>
          <w:t>Figure 28 - Selecting Location for Current Activities</w:t>
        </w:r>
        <w:r w:rsidR="009E4298">
          <w:rPr>
            <w:noProof/>
            <w:webHidden/>
          </w:rPr>
          <w:tab/>
        </w:r>
        <w:r w:rsidR="00923440">
          <w:rPr>
            <w:noProof/>
            <w:webHidden/>
          </w:rPr>
          <w:fldChar w:fldCharType="begin"/>
        </w:r>
        <w:r w:rsidR="009E4298">
          <w:rPr>
            <w:noProof/>
            <w:webHidden/>
          </w:rPr>
          <w:instrText xml:space="preserve"> PAGEREF _Toc396741883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F12258">
      <w:pPr>
        <w:pStyle w:val="TableofFigures"/>
        <w:tabs>
          <w:tab w:val="right" w:leader="dot" w:pos="9350"/>
        </w:tabs>
        <w:rPr>
          <w:rFonts w:ascii="Calibri" w:hAnsi="Calibri"/>
          <w:i w:val="0"/>
          <w:noProof/>
          <w:szCs w:val="22"/>
        </w:rPr>
      </w:pPr>
      <w:hyperlink w:anchor="_Toc396741884" w:history="1">
        <w:r w:rsidR="009E4298" w:rsidRPr="009E7DC8">
          <w:rPr>
            <w:rStyle w:val="Hyperlink"/>
            <w:noProof/>
          </w:rPr>
          <w:t>Figure 29 - Order a Lab Test</w:t>
        </w:r>
        <w:r w:rsidR="009E4298">
          <w:rPr>
            <w:noProof/>
            <w:webHidden/>
          </w:rPr>
          <w:tab/>
        </w:r>
        <w:r w:rsidR="00923440">
          <w:rPr>
            <w:noProof/>
            <w:webHidden/>
          </w:rPr>
          <w:fldChar w:fldCharType="begin"/>
        </w:r>
        <w:r w:rsidR="009E4298">
          <w:rPr>
            <w:noProof/>
            <w:webHidden/>
          </w:rPr>
          <w:instrText xml:space="preserve"> PAGEREF _Toc396741884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F12258">
      <w:pPr>
        <w:pStyle w:val="TableofFigures"/>
        <w:tabs>
          <w:tab w:val="right" w:leader="dot" w:pos="9350"/>
        </w:tabs>
        <w:rPr>
          <w:rFonts w:ascii="Calibri" w:hAnsi="Calibri"/>
          <w:i w:val="0"/>
          <w:noProof/>
          <w:szCs w:val="22"/>
        </w:rPr>
      </w:pPr>
      <w:hyperlink w:anchor="_Toc396741885" w:history="1">
        <w:r w:rsidR="009E4298" w:rsidRPr="009E7DC8">
          <w:rPr>
            <w:rStyle w:val="Hyperlink"/>
            <w:noProof/>
          </w:rPr>
          <w:t>Figure 30 - Click the Quit Button</w:t>
        </w:r>
        <w:r w:rsidR="009E4298">
          <w:rPr>
            <w:noProof/>
            <w:webHidden/>
          </w:rPr>
          <w:tab/>
        </w:r>
        <w:r w:rsidR="00923440">
          <w:rPr>
            <w:noProof/>
            <w:webHidden/>
          </w:rPr>
          <w:fldChar w:fldCharType="begin"/>
        </w:r>
        <w:r w:rsidR="009E4298">
          <w:rPr>
            <w:noProof/>
            <w:webHidden/>
          </w:rPr>
          <w:instrText xml:space="preserve"> PAGEREF _Toc396741885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F12258">
      <w:pPr>
        <w:pStyle w:val="TableofFigures"/>
        <w:tabs>
          <w:tab w:val="right" w:leader="dot" w:pos="9350"/>
        </w:tabs>
        <w:rPr>
          <w:rFonts w:ascii="Calibri" w:hAnsi="Calibri"/>
          <w:i w:val="0"/>
          <w:noProof/>
          <w:szCs w:val="22"/>
        </w:rPr>
      </w:pPr>
      <w:hyperlink w:anchor="_Toc396741886" w:history="1">
        <w:r w:rsidR="009E4298" w:rsidRPr="009E7DC8">
          <w:rPr>
            <w:rStyle w:val="Hyperlink"/>
            <w:noProof/>
          </w:rPr>
          <w:t>Figure 31 - Review/Sign Changes</w:t>
        </w:r>
        <w:r w:rsidR="009E4298">
          <w:rPr>
            <w:noProof/>
            <w:webHidden/>
          </w:rPr>
          <w:tab/>
        </w:r>
        <w:r w:rsidR="00923440">
          <w:rPr>
            <w:noProof/>
            <w:webHidden/>
          </w:rPr>
          <w:fldChar w:fldCharType="begin"/>
        </w:r>
        <w:r w:rsidR="009E4298">
          <w:rPr>
            <w:noProof/>
            <w:webHidden/>
          </w:rPr>
          <w:instrText xml:space="preserve"> PAGEREF _Toc396741886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F12258">
      <w:pPr>
        <w:pStyle w:val="TableofFigures"/>
        <w:tabs>
          <w:tab w:val="right" w:leader="dot" w:pos="9350"/>
        </w:tabs>
        <w:rPr>
          <w:rFonts w:ascii="Calibri" w:hAnsi="Calibri"/>
          <w:i w:val="0"/>
          <w:noProof/>
          <w:szCs w:val="22"/>
        </w:rPr>
      </w:pPr>
      <w:hyperlink w:anchor="_Toc396741887" w:history="1">
        <w:r w:rsidR="009E4298" w:rsidRPr="009E7DC8">
          <w:rPr>
            <w:rStyle w:val="Hyperlink"/>
            <w:noProof/>
          </w:rPr>
          <w:t>Figure 32 - Lab Test Number</w:t>
        </w:r>
        <w:r w:rsidR="009E4298">
          <w:rPr>
            <w:noProof/>
            <w:webHidden/>
          </w:rPr>
          <w:tab/>
        </w:r>
        <w:r w:rsidR="00923440">
          <w:rPr>
            <w:noProof/>
            <w:webHidden/>
          </w:rPr>
          <w:fldChar w:fldCharType="begin"/>
        </w:r>
        <w:r w:rsidR="009E4298">
          <w:rPr>
            <w:noProof/>
            <w:webHidden/>
          </w:rPr>
          <w:instrText xml:space="preserve"> PAGEREF _Toc396741887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F12258">
      <w:pPr>
        <w:pStyle w:val="TableofFigures"/>
        <w:tabs>
          <w:tab w:val="right" w:leader="dot" w:pos="9350"/>
        </w:tabs>
        <w:rPr>
          <w:rFonts w:ascii="Calibri" w:hAnsi="Calibri"/>
          <w:i w:val="0"/>
          <w:noProof/>
          <w:szCs w:val="22"/>
        </w:rPr>
      </w:pPr>
      <w:hyperlink w:anchor="_Toc396741888" w:history="1">
        <w:r w:rsidR="009E4298" w:rsidRPr="009E7DC8">
          <w:rPr>
            <w:rStyle w:val="Hyperlink"/>
            <w:noProof/>
          </w:rPr>
          <w:t>Figure 33 - AWARE Prompt</w:t>
        </w:r>
        <w:r w:rsidR="009E4298">
          <w:rPr>
            <w:noProof/>
            <w:webHidden/>
          </w:rPr>
          <w:tab/>
        </w:r>
        <w:r w:rsidR="00923440">
          <w:rPr>
            <w:noProof/>
            <w:webHidden/>
          </w:rPr>
          <w:fldChar w:fldCharType="begin"/>
        </w:r>
        <w:r w:rsidR="009E4298">
          <w:rPr>
            <w:noProof/>
            <w:webHidden/>
          </w:rPr>
          <w:instrText xml:space="preserve"> PAGEREF _Toc396741888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Pr="00567FB4" w:rsidRDefault="00923440" w:rsidP="00D37A27">
      <w:r w:rsidRPr="00567FB4">
        <w:fldChar w:fldCharType="end"/>
      </w:r>
    </w:p>
    <w:p w:rsidR="00436BF2" w:rsidRDefault="00436BF2" w:rsidP="00436BF2"/>
    <w:p w:rsidR="009E4298" w:rsidRPr="00567FB4" w:rsidRDefault="009E4298" w:rsidP="00602098">
      <w:pPr>
        <w:pStyle w:val="Heading1"/>
      </w:pPr>
      <w:bookmarkStart w:id="9" w:name="_Toc300042380"/>
      <w:bookmarkStart w:id="10" w:name="_Toc300042531"/>
      <w:bookmarkStart w:id="11" w:name="_Toc300042382"/>
      <w:bookmarkStart w:id="12" w:name="_Toc300042533"/>
      <w:bookmarkStart w:id="13" w:name="_Toc300042384"/>
      <w:bookmarkStart w:id="14" w:name="_Toc300042535"/>
      <w:bookmarkStart w:id="15" w:name="_Purpose"/>
      <w:bookmarkStart w:id="16" w:name="_Toc297466843"/>
      <w:bookmarkStart w:id="17" w:name="_Toc297239434"/>
      <w:bookmarkStart w:id="18" w:name="_Toc439869790"/>
      <w:bookmarkStart w:id="19" w:name="_Toc297239436"/>
      <w:bookmarkStart w:id="20" w:name="_Toc297466066"/>
      <w:bookmarkStart w:id="21" w:name="_Toc298156812"/>
      <w:bookmarkEnd w:id="0"/>
      <w:bookmarkEnd w:id="9"/>
      <w:bookmarkEnd w:id="10"/>
      <w:bookmarkEnd w:id="11"/>
      <w:bookmarkEnd w:id="12"/>
      <w:bookmarkEnd w:id="13"/>
      <w:bookmarkEnd w:id="14"/>
      <w:bookmarkEnd w:id="15"/>
      <w:r w:rsidRPr="00567FB4">
        <w:t>Purpose</w:t>
      </w:r>
      <w:bookmarkEnd w:id="16"/>
      <w:bookmarkEnd w:id="17"/>
      <w:bookmarkEnd w:id="18"/>
    </w:p>
    <w:p w:rsidR="009E4298" w:rsidRPr="00567FB4" w:rsidRDefault="009E4298" w:rsidP="000F5294">
      <w:pPr>
        <w:pStyle w:val="BodyText"/>
      </w:pPr>
      <w:r w:rsidRPr="00567FB4">
        <w:t xml:space="preserve">The purpose of this document is to provide a guidebook of instructions on how to do an initial </w:t>
      </w:r>
      <w:proofErr w:type="spellStart"/>
      <w:r w:rsidRPr="00567FB4">
        <w:t>VistA</w:t>
      </w:r>
      <w:proofErr w:type="spellEnd"/>
      <w:r w:rsidRPr="00567FB4">
        <w:t xml:space="preserve"> </w:t>
      </w:r>
      <w:r w:rsidR="002D0720">
        <w:t xml:space="preserve">configuration and user </w:t>
      </w:r>
      <w:r w:rsidR="00812650">
        <w:t xml:space="preserve">setup </w:t>
      </w:r>
      <w:r w:rsidR="00812650" w:rsidRPr="00567FB4">
        <w:t>of</w:t>
      </w:r>
      <w:r w:rsidRPr="00567FB4">
        <w:t xml:space="preserve"> Core AWARE functionality </w:t>
      </w:r>
      <w:r w:rsidR="003A20C6">
        <w:t xml:space="preserve">in </w:t>
      </w:r>
      <w:proofErr w:type="spellStart"/>
      <w:r w:rsidR="003A20C6">
        <w:t>VistA</w:t>
      </w:r>
      <w:proofErr w:type="spellEnd"/>
      <w:r w:rsidR="003A20C6">
        <w:t xml:space="preserve"> </w:t>
      </w:r>
      <w:r w:rsidRPr="00567FB4">
        <w:t xml:space="preserve">into a Test account. Core AWARE is the source for tracking of follow-up action within the CPRS and </w:t>
      </w:r>
      <w:proofErr w:type="spellStart"/>
      <w:r w:rsidRPr="00567FB4">
        <w:t>VistA</w:t>
      </w:r>
      <w:proofErr w:type="spellEnd"/>
      <w:r w:rsidRPr="00567FB4">
        <w:t xml:space="preserve"> environments. It starts </w:t>
      </w:r>
      <w:r w:rsidR="003A20C6">
        <w:t xml:space="preserve">following a prior </w:t>
      </w:r>
      <w:r w:rsidRPr="00567FB4">
        <w:t xml:space="preserve">AWARE software KIDS build and the loading of AWARE data for four AWARE Alert types including associated Reminder Dialogs. </w:t>
      </w:r>
      <w:r w:rsidR="0078434B">
        <w:t>First</w:t>
      </w:r>
      <w:r w:rsidR="00812650">
        <w:t>, additional</w:t>
      </w:r>
      <w:r w:rsidR="0078434B">
        <w:t xml:space="preserve"> KIDS file installations are made containing specific AWARE Test routines and Test data. I</w:t>
      </w:r>
      <w:r w:rsidRPr="00567FB4">
        <w:t xml:space="preserve">nstructions </w:t>
      </w:r>
      <w:r w:rsidR="0078434B">
        <w:t xml:space="preserve">follow </w:t>
      </w:r>
      <w:r w:rsidRPr="00567FB4">
        <w:t xml:space="preserve">for performing AWARE </w:t>
      </w:r>
      <w:proofErr w:type="spellStart"/>
      <w:r w:rsidRPr="00567FB4">
        <w:t>VistA</w:t>
      </w:r>
      <w:proofErr w:type="spellEnd"/>
      <w:r w:rsidRPr="00567FB4">
        <w:t xml:space="preserve"> </w:t>
      </w:r>
      <w:r w:rsidR="0078434B">
        <w:t xml:space="preserve">configuration and specific configuration for use with </w:t>
      </w:r>
      <w:r w:rsidRPr="00567FB4">
        <w:t>AWARE CPRS</w:t>
      </w:r>
      <w:r w:rsidR="00070930">
        <w:t>.</w:t>
      </w:r>
      <w:r w:rsidRPr="00567FB4">
        <w:t xml:space="preserve"> </w:t>
      </w:r>
      <w:r w:rsidR="00070930">
        <w:t xml:space="preserve">Then instructions are included for </w:t>
      </w:r>
      <w:r w:rsidRPr="00567FB4">
        <w:t xml:space="preserve">user setup, and validation for Core AWARE functionality. </w:t>
      </w:r>
      <w:r w:rsidR="00812650" w:rsidRPr="00567FB4">
        <w:t>References are also made and relationships are defined to additional enhanced AWARE components and functionality beyond the Core AWARE components</w:t>
      </w:r>
      <w:r w:rsidR="00812650">
        <w:t>;</w:t>
      </w:r>
      <w:r w:rsidR="00812650" w:rsidRPr="00567FB4">
        <w:t xml:space="preserve"> </w:t>
      </w:r>
      <w:r w:rsidR="00812650">
        <w:t>however</w:t>
      </w:r>
      <w:r w:rsidR="00812650" w:rsidRPr="00567FB4">
        <w:t xml:space="preserve"> the details of these enhanced AWARE components are covered in other documents. </w:t>
      </w:r>
      <w:r w:rsidRPr="00567FB4">
        <w:t xml:space="preserve">These components include the Knowledge Base (KB) Editor, the Alert Cache Viewer, and the Quality Improvement (QI) Reporting Tool. An initial testing of this Core AWARE functionality is concluded with a preparation of site customized AWARE data made in the Test account </w:t>
      </w:r>
      <w:r w:rsidR="00CB4EDA">
        <w:t>whose data can</w:t>
      </w:r>
      <w:r w:rsidRPr="00567FB4">
        <w:t xml:space="preserve"> be used in a subsequent Core AWARE installation in a Production account. Specific sections of this guide can be performed as designated and led by Clinical Application Coordinator (CAC) and supported by Information Resource Management (IRM) staff.</w:t>
      </w:r>
    </w:p>
    <w:p w:rsidR="009E4298" w:rsidRPr="00567FB4" w:rsidRDefault="00812650" w:rsidP="000F5294">
      <w:pPr>
        <w:pStyle w:val="BodyText"/>
        <w:rPr>
          <w:szCs w:val="28"/>
        </w:rPr>
      </w:pPr>
      <w:r>
        <w:t xml:space="preserve">Following a prior </w:t>
      </w:r>
      <w:r w:rsidRPr="00567FB4">
        <w:t>KIDs files and Reminder Dialog installation</w:t>
      </w:r>
      <w:r>
        <w:t xml:space="preserve"> and download </w:t>
      </w:r>
      <w:r w:rsidRPr="00567FB4">
        <w:t>, the</w:t>
      </w:r>
      <w:r>
        <w:t xml:space="preserve"> document</w:t>
      </w:r>
      <w:r w:rsidRPr="00567FB4">
        <w:t xml:space="preserve"> proceeds thru a comprehensive set of steps for completing the general Core</w:t>
      </w:r>
      <w:r>
        <w:t xml:space="preserve"> </w:t>
      </w:r>
      <w:r w:rsidRPr="00567FB4">
        <w:t xml:space="preserve">AWARE </w:t>
      </w:r>
      <w:proofErr w:type="spellStart"/>
      <w:r>
        <w:t>VistA</w:t>
      </w:r>
      <w:proofErr w:type="spellEnd"/>
      <w:r>
        <w:t xml:space="preserve"> configuration</w:t>
      </w:r>
      <w:r w:rsidRPr="00567FB4">
        <w:t xml:space="preserve">, and then </w:t>
      </w:r>
      <w:r>
        <w:t xml:space="preserve">through the steps for </w:t>
      </w:r>
      <w:r w:rsidRPr="00567FB4">
        <w:t xml:space="preserve">specific AWARE user setup. </w:t>
      </w:r>
    </w:p>
    <w:p w:rsidR="009E4298" w:rsidRPr="00567FB4" w:rsidRDefault="009E4298" w:rsidP="000F5294">
      <w:pPr>
        <w:pStyle w:val="BodyText"/>
        <w:rPr>
          <w:szCs w:val="28"/>
        </w:rPr>
      </w:pPr>
      <w:r w:rsidRPr="00567FB4">
        <w:rPr>
          <w:szCs w:val="28"/>
        </w:rPr>
        <w:t>The purpose of this document include</w:t>
      </w:r>
      <w:r>
        <w:rPr>
          <w:szCs w:val="28"/>
        </w:rPr>
        <w:t>s</w:t>
      </w:r>
      <w:r w:rsidRPr="00567FB4">
        <w:rPr>
          <w:szCs w:val="28"/>
        </w:rPr>
        <w:t xml:space="preserve"> the following:</w:t>
      </w:r>
    </w:p>
    <w:p w:rsidR="009E4298" w:rsidRPr="00567FB4" w:rsidRDefault="009E4298">
      <w:pPr>
        <w:pStyle w:val="BodyText"/>
        <w:numPr>
          <w:ilvl w:val="0"/>
          <w:numId w:val="32"/>
        </w:numPr>
        <w:rPr>
          <w:szCs w:val="28"/>
        </w:rPr>
      </w:pPr>
      <w:r w:rsidRPr="00567FB4">
        <w:rPr>
          <w:szCs w:val="28"/>
        </w:rPr>
        <w:t xml:space="preserve">To provide </w:t>
      </w:r>
      <w:r w:rsidR="003A20C6">
        <w:rPr>
          <w:szCs w:val="28"/>
        </w:rPr>
        <w:t>configuration</w:t>
      </w:r>
      <w:r w:rsidRPr="00567FB4">
        <w:rPr>
          <w:szCs w:val="28"/>
        </w:rPr>
        <w:t xml:space="preserve">/setup of Core AWARE functionality including site </w:t>
      </w:r>
      <w:r w:rsidR="003A20C6">
        <w:rPr>
          <w:szCs w:val="28"/>
        </w:rPr>
        <w:t>specific configuration</w:t>
      </w:r>
      <w:r w:rsidRPr="00567FB4">
        <w:rPr>
          <w:szCs w:val="28"/>
        </w:rPr>
        <w:t xml:space="preserve">, and user AWARE setup with a quick follow-up testing of functionality. This is an independent path not dependent on AWARE enhancement installation/setups or other </w:t>
      </w:r>
      <w:r w:rsidRPr="00567FB4">
        <w:rPr>
          <w:szCs w:val="28"/>
        </w:rPr>
        <w:lastRenderedPageBreak/>
        <w:t>installation bottlenecks, but serves to quickly attain Core AWARE functionality and verification of such which is essential for the proper functioning of all AWARE enhancement components based on this Core AWARE component.</w:t>
      </w:r>
    </w:p>
    <w:p w:rsidR="009E4298" w:rsidRPr="00567FB4" w:rsidRDefault="009E4298">
      <w:pPr>
        <w:pStyle w:val="BodyText"/>
        <w:numPr>
          <w:ilvl w:val="0"/>
          <w:numId w:val="32"/>
        </w:numPr>
      </w:pPr>
      <w:r w:rsidRPr="00567FB4">
        <w:t>To introduce AWARE enhancement features with appropriate language and brevity at appropriate entry points of proper use within the setup steps, and with references to other documents for actually doing this detail work at a later time.</w:t>
      </w:r>
    </w:p>
    <w:p w:rsidR="009E4298" w:rsidRPr="00567FB4" w:rsidRDefault="009E4298">
      <w:pPr>
        <w:pStyle w:val="BodyText"/>
        <w:numPr>
          <w:ilvl w:val="0"/>
          <w:numId w:val="32"/>
        </w:numPr>
      </w:pPr>
      <w:r w:rsidRPr="00567FB4">
        <w:t xml:space="preserve">To provide a “Guidebook” of comprehensive instructions in the correct order of implementation to allow a </w:t>
      </w:r>
      <w:r>
        <w:t>“</w:t>
      </w:r>
      <w:r w:rsidRPr="00567FB4">
        <w:t>coordinator” or small group of coordinators to get started correctly in implementing AWARE, and as a guidebook providing a future unified reference of integrated features for understanding all of the various AWARE components as a whole.</w:t>
      </w:r>
    </w:p>
    <w:p w:rsidR="009E4298" w:rsidRPr="00567FB4" w:rsidRDefault="009E4298" w:rsidP="00EE4C1D">
      <w:pPr>
        <w:pStyle w:val="BodyText"/>
      </w:pPr>
      <w:r w:rsidRPr="00567FB4">
        <w:t xml:space="preserve">The last </w:t>
      </w:r>
      <w:r w:rsidR="00812650">
        <w:t xml:space="preserve">configuration </w:t>
      </w:r>
      <w:r w:rsidRPr="00567FB4">
        <w:t>ends with the Alert Cache Builder task setup</w:t>
      </w:r>
      <w:r w:rsidR="00177F02">
        <w:t>.</w:t>
      </w:r>
      <w:r w:rsidRPr="00567FB4">
        <w:t xml:space="preserve"> </w:t>
      </w:r>
      <w:r w:rsidR="00177F02">
        <w:t xml:space="preserve"> </w:t>
      </w:r>
      <w:r w:rsidR="00812650">
        <w:t xml:space="preserve">The user setup ends with a </w:t>
      </w:r>
      <w:r w:rsidR="00812650" w:rsidRPr="00567FB4">
        <w:t xml:space="preserve">connection of the “Alert Cache Viewer” </w:t>
      </w:r>
      <w:r w:rsidR="00812650">
        <w:t>web program from CPRS retrieving the Alert Cache data generated from this task.</w:t>
      </w:r>
      <w:r w:rsidRPr="00567FB4" w:rsidDel="00EE4C1D">
        <w:t xml:space="preserve"> </w:t>
      </w:r>
    </w:p>
    <w:p w:rsidR="009E4298" w:rsidRPr="00567FB4" w:rsidRDefault="009E4298" w:rsidP="00EE4C1D">
      <w:pPr>
        <w:pStyle w:val="BodyText"/>
      </w:pPr>
      <w:r w:rsidRPr="00567FB4">
        <w:t>Finally, a quick testing of Core AWARE functionality follows.</w:t>
      </w:r>
    </w:p>
    <w:p w:rsidR="009E4298" w:rsidRPr="00567FB4" w:rsidRDefault="009E4298" w:rsidP="00602098">
      <w:pPr>
        <w:pStyle w:val="Heading1"/>
      </w:pPr>
      <w:r w:rsidRPr="00567FB4">
        <w:br w:type="page"/>
      </w:r>
      <w:bookmarkStart w:id="22" w:name="_Toc439869791"/>
      <w:r w:rsidRPr="00567FB4">
        <w:lastRenderedPageBreak/>
        <w:t>Project Description</w:t>
      </w:r>
      <w:bookmarkStart w:id="23" w:name="_Background"/>
      <w:bookmarkEnd w:id="22"/>
      <w:bookmarkEnd w:id="23"/>
    </w:p>
    <w:p w:rsidR="009E4298" w:rsidRPr="00567FB4" w:rsidRDefault="009E4298" w:rsidP="00E22191">
      <w:pPr>
        <w:pStyle w:val="BodyText"/>
      </w:pPr>
      <w:r w:rsidRPr="00567FB4">
        <w:t xml:space="preserve">The Computerized Patient Record System (CPRS) View Alerts package delivers notification of non-life threatening critical test results; however, it does not track whether providers take appropriate follow-up actions in response to the alerts. Currently, the only way to track follow-up actions on critical alerts is through manual review of individual patient records. The innovation Alerts, Watch and Response Engine (AWARE) will track and monitor follow-up actions and will identify certain critical lab and imaging test result alerts that lack timely follow-up. AWARE also consists of a web-based Knowledge Base (KB) editor, an Alert Cache Viewer, and QI Reporting Tool. </w:t>
      </w:r>
    </w:p>
    <w:p w:rsidR="009E4298" w:rsidRDefault="009E4298" w:rsidP="00E22191">
      <w:pPr>
        <w:pStyle w:val="BodyText"/>
        <w:rPr>
          <w:szCs w:val="28"/>
        </w:rPr>
      </w:pPr>
      <w:r w:rsidRPr="00567FB4">
        <w:t xml:space="preserve">This document refers to the Core AWARE </w:t>
      </w:r>
      <w:r w:rsidR="00736216">
        <w:t xml:space="preserve">Test Routine and Data </w:t>
      </w:r>
      <w:r w:rsidRPr="00567FB4">
        <w:t xml:space="preserve">installation, configuration, and user setup in </w:t>
      </w:r>
      <w:proofErr w:type="spellStart"/>
      <w:r w:rsidRPr="00567FB4">
        <w:t>VistA</w:t>
      </w:r>
      <w:proofErr w:type="spellEnd"/>
      <w:r w:rsidRPr="00567FB4">
        <w:t xml:space="preserve"> and the use of an AWARE customized CPRS and additional COM object to allow enabling of Core AWARE functionality. An introduction and reference to the enhanced capabilities are made to the web-based </w:t>
      </w:r>
      <w:r w:rsidRPr="00567FB4">
        <w:rPr>
          <w:szCs w:val="28"/>
        </w:rPr>
        <w:t xml:space="preserve">Knowledge Base (KB) Editor, the Alert Cache Viewer, and the </w:t>
      </w:r>
      <w:r w:rsidRPr="00567FB4">
        <w:t>QI Reporting Tool</w:t>
      </w:r>
      <w:r w:rsidRPr="00567FB4">
        <w:rPr>
          <w:szCs w:val="28"/>
        </w:rPr>
        <w:t>.</w:t>
      </w:r>
    </w:p>
    <w:p w:rsidR="00843740" w:rsidRPr="004F45C5" w:rsidRDefault="004F45C5" w:rsidP="00602098">
      <w:pPr>
        <w:pStyle w:val="Heading1"/>
      </w:pPr>
      <w:bookmarkStart w:id="24" w:name="_Toc439869792"/>
      <w:r w:rsidRPr="004F45C5">
        <w:t>Tasks for Configuration and AWARE User Assignments</w:t>
      </w:r>
      <w:bookmarkEnd w:id="24"/>
    </w:p>
    <w:p w:rsidR="00843740" w:rsidRPr="007B428C" w:rsidRDefault="00843740" w:rsidP="00843740"/>
    <w:tbl>
      <w:tblPr>
        <w:tblW w:w="0" w:type="auto"/>
        <w:tblInd w:w="-7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96"/>
        <w:gridCol w:w="3589"/>
        <w:gridCol w:w="1363"/>
      </w:tblGrid>
      <w:tr w:rsidR="00843740" w:rsidTr="00156E6D">
        <w:tc>
          <w:tcPr>
            <w:tcW w:w="469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843740" w:rsidRDefault="00843740" w:rsidP="00D76FFB">
            <w:pPr>
              <w:spacing w:before="100" w:beforeAutospacing="1" w:after="100" w:afterAutospacing="1"/>
            </w:pPr>
            <w:r>
              <w:rPr>
                <w:b/>
                <w:bCs/>
                <w:color w:val="000000"/>
              </w:rPr>
              <w:t>Assign To</w:t>
            </w:r>
          </w:p>
        </w:tc>
        <w:tc>
          <w:tcPr>
            <w:tcW w:w="3589"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843740" w:rsidRDefault="00843740" w:rsidP="00D76FFB">
            <w:pPr>
              <w:spacing w:before="100" w:beforeAutospacing="1" w:after="100" w:afterAutospacing="1"/>
            </w:pPr>
            <w:r>
              <w:rPr>
                <w:b/>
                <w:bCs/>
                <w:color w:val="000000"/>
              </w:rPr>
              <w:t>Task</w:t>
            </w:r>
          </w:p>
        </w:tc>
        <w:tc>
          <w:tcPr>
            <w:tcW w:w="1363"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843740" w:rsidRDefault="00843740" w:rsidP="00D76FFB">
            <w:pPr>
              <w:spacing w:before="100" w:beforeAutospacing="1" w:after="100" w:afterAutospacing="1"/>
            </w:pPr>
            <w:r>
              <w:rPr>
                <w:b/>
                <w:bCs/>
                <w:color w:val="000000"/>
              </w:rPr>
              <w:t>Instruction in Section</w:t>
            </w:r>
          </w:p>
        </w:tc>
      </w:tr>
      <w:tr w:rsidR="00843740"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843740" w:rsidRDefault="00843740" w:rsidP="00D76FFB">
            <w:pPr>
              <w:spacing w:before="100" w:beforeAutospacing="1" w:after="100" w:afterAutospacing="1"/>
              <w:rPr>
                <w:color w:val="000000"/>
              </w:rPr>
            </w:pPr>
          </w:p>
        </w:tc>
        <w:tc>
          <w:tcPr>
            <w:tcW w:w="3589" w:type="dxa"/>
            <w:tcBorders>
              <w:top w:val="nil"/>
              <w:left w:val="nil"/>
              <w:bottom w:val="single" w:sz="8" w:space="0" w:color="auto"/>
              <w:right w:val="single" w:sz="8" w:space="0" w:color="auto"/>
            </w:tcBorders>
            <w:tcMar>
              <w:top w:w="0" w:type="dxa"/>
              <w:left w:w="108" w:type="dxa"/>
              <w:bottom w:w="0" w:type="dxa"/>
              <w:right w:w="108" w:type="dxa"/>
            </w:tcMar>
          </w:tcPr>
          <w:p w:rsidR="00843740" w:rsidRPr="00D1229E" w:rsidRDefault="00D7103A" w:rsidP="00D76FFB">
            <w:pPr>
              <w:spacing w:before="100" w:beforeAutospacing="1" w:after="100" w:afterAutospacing="1"/>
            </w:pPr>
            <w:r>
              <w:rPr>
                <w:color w:val="000000"/>
              </w:rPr>
              <w:t>AWARE VISTA/CPRS CONFIGURATION</w:t>
            </w:r>
          </w:p>
        </w:tc>
        <w:tc>
          <w:tcPr>
            <w:tcW w:w="1363" w:type="dxa"/>
            <w:tcBorders>
              <w:top w:val="nil"/>
              <w:left w:val="nil"/>
              <w:bottom w:val="single" w:sz="8" w:space="0" w:color="auto"/>
              <w:right w:val="single" w:sz="8" w:space="0" w:color="auto"/>
            </w:tcBorders>
            <w:tcMar>
              <w:top w:w="0" w:type="dxa"/>
              <w:left w:w="108" w:type="dxa"/>
              <w:bottom w:w="0" w:type="dxa"/>
              <w:right w:w="108" w:type="dxa"/>
            </w:tcMar>
          </w:tcPr>
          <w:p w:rsidR="00843740" w:rsidRDefault="00D7103A" w:rsidP="00D76FFB">
            <w:pPr>
              <w:spacing w:before="100" w:beforeAutospacing="1" w:after="100" w:afterAutospacing="1"/>
              <w:rPr>
                <w:color w:val="000000"/>
              </w:rPr>
            </w:pPr>
            <w:r>
              <w:rPr>
                <w:color w:val="000000"/>
              </w:rPr>
              <w:t>4.0</w:t>
            </w:r>
          </w:p>
        </w:tc>
      </w:tr>
      <w:tr w:rsidR="00843740"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843740" w:rsidRDefault="00843740" w:rsidP="00D76FFB">
            <w:pPr>
              <w:spacing w:before="100" w:beforeAutospacing="1" w:after="100" w:afterAutospacing="1"/>
              <w:rPr>
                <w:color w:val="000000"/>
              </w:rPr>
            </w:pPr>
            <w:r>
              <w:rPr>
                <w:color w:val="000000"/>
              </w:rPr>
              <w:t>OI&amp;T Specialist</w:t>
            </w:r>
          </w:p>
        </w:tc>
        <w:tc>
          <w:tcPr>
            <w:tcW w:w="3589" w:type="dxa"/>
            <w:tcBorders>
              <w:top w:val="nil"/>
              <w:left w:val="nil"/>
              <w:bottom w:val="single" w:sz="8" w:space="0" w:color="auto"/>
              <w:right w:val="single" w:sz="8" w:space="0" w:color="auto"/>
            </w:tcBorders>
            <w:tcMar>
              <w:top w:w="0" w:type="dxa"/>
              <w:left w:w="108" w:type="dxa"/>
              <w:bottom w:w="0" w:type="dxa"/>
              <w:right w:w="108" w:type="dxa"/>
            </w:tcMar>
          </w:tcPr>
          <w:p w:rsidR="00843740" w:rsidRDefault="00D7103A" w:rsidP="00D76FFB">
            <w:pPr>
              <w:spacing w:before="100" w:beforeAutospacing="1" w:after="100" w:afterAutospacing="1"/>
            </w:pPr>
            <w:r w:rsidRPr="00D7103A">
              <w:t xml:space="preserve">Install AWARE </w:t>
            </w:r>
            <w:proofErr w:type="spellStart"/>
            <w:r w:rsidRPr="00D7103A">
              <w:t>VistA</w:t>
            </w:r>
            <w:proofErr w:type="spellEnd"/>
            <w:r w:rsidRPr="00D7103A">
              <w:t xml:space="preserve"> Test Routine Software and  Data for Four Tracked Alert Types into the Test Account</w:t>
            </w:r>
          </w:p>
        </w:tc>
        <w:tc>
          <w:tcPr>
            <w:tcW w:w="1363" w:type="dxa"/>
            <w:tcBorders>
              <w:top w:val="nil"/>
              <w:left w:val="nil"/>
              <w:bottom w:val="single" w:sz="8" w:space="0" w:color="auto"/>
              <w:right w:val="single" w:sz="8" w:space="0" w:color="auto"/>
            </w:tcBorders>
            <w:tcMar>
              <w:top w:w="0" w:type="dxa"/>
              <w:left w:w="108" w:type="dxa"/>
              <w:bottom w:w="0" w:type="dxa"/>
              <w:right w:w="108" w:type="dxa"/>
            </w:tcMar>
          </w:tcPr>
          <w:p w:rsidR="00843740" w:rsidRDefault="00843740" w:rsidP="00D76FFB">
            <w:pPr>
              <w:spacing w:before="100" w:beforeAutospacing="1" w:after="100" w:afterAutospacing="1"/>
              <w:rPr>
                <w:color w:val="000000"/>
              </w:rPr>
            </w:pPr>
            <w:r>
              <w:rPr>
                <w:color w:val="000000"/>
              </w:rPr>
              <w:t xml:space="preserve">4.1 </w:t>
            </w:r>
          </w:p>
        </w:tc>
      </w:tr>
      <w:tr w:rsidR="00843740"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43740" w:rsidRDefault="00843740" w:rsidP="00D76FFB">
            <w:pPr>
              <w:spacing w:before="100" w:beforeAutospacing="1" w:after="100" w:afterAutospacing="1"/>
            </w:pPr>
            <w:r>
              <w:rPr>
                <w:color w:val="000000"/>
              </w:rPr>
              <w:t>Clinical Application Coordinator (CAC)</w:t>
            </w:r>
          </w:p>
        </w:tc>
        <w:tc>
          <w:tcPr>
            <w:tcW w:w="3589" w:type="dxa"/>
            <w:tcBorders>
              <w:top w:val="nil"/>
              <w:left w:val="nil"/>
              <w:bottom w:val="single" w:sz="8" w:space="0" w:color="auto"/>
              <w:right w:val="single" w:sz="8" w:space="0" w:color="auto"/>
            </w:tcBorders>
            <w:tcMar>
              <w:top w:w="0" w:type="dxa"/>
              <w:left w:w="108" w:type="dxa"/>
              <w:bottom w:w="0" w:type="dxa"/>
              <w:right w:w="108" w:type="dxa"/>
            </w:tcMar>
            <w:hideMark/>
          </w:tcPr>
          <w:p w:rsidR="00843740" w:rsidRDefault="00843740" w:rsidP="00D76FFB">
            <w:pPr>
              <w:spacing w:before="100" w:beforeAutospacing="1" w:after="100" w:afterAutospacing="1"/>
            </w:pPr>
            <w:r>
              <w:t xml:space="preserve">Enable the Reminder Dialogs to be </w:t>
            </w:r>
            <w:r w:rsidR="005837E5">
              <w:t>u</w:t>
            </w:r>
            <w:r>
              <w:t>sed with TIU Templates</w:t>
            </w:r>
          </w:p>
        </w:tc>
        <w:tc>
          <w:tcPr>
            <w:tcW w:w="1363" w:type="dxa"/>
            <w:tcBorders>
              <w:top w:val="nil"/>
              <w:left w:val="nil"/>
              <w:bottom w:val="single" w:sz="8" w:space="0" w:color="auto"/>
              <w:right w:val="single" w:sz="8" w:space="0" w:color="auto"/>
            </w:tcBorders>
            <w:tcMar>
              <w:top w:w="0" w:type="dxa"/>
              <w:left w:w="108" w:type="dxa"/>
              <w:bottom w:w="0" w:type="dxa"/>
              <w:right w:w="108" w:type="dxa"/>
            </w:tcMar>
            <w:hideMark/>
          </w:tcPr>
          <w:p w:rsidR="00843740" w:rsidRDefault="00843740" w:rsidP="00D76FFB">
            <w:pPr>
              <w:spacing w:before="100" w:beforeAutospacing="1" w:after="100" w:afterAutospacing="1"/>
            </w:pPr>
            <w:r>
              <w:rPr>
                <w:color w:val="000000"/>
              </w:rPr>
              <w:t>4.2</w:t>
            </w:r>
          </w:p>
        </w:tc>
      </w:tr>
      <w:tr w:rsidR="00843740"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43740" w:rsidRDefault="00602098" w:rsidP="00D76FFB">
            <w:pPr>
              <w:rPr>
                <w:rFonts w:ascii="Arial" w:hAnsi="Arial" w:cs="Arial"/>
              </w:rPr>
            </w:pPr>
            <w:r>
              <w:rPr>
                <w:color w:val="000000"/>
              </w:rPr>
              <w:t>Clinical Application Coordinator (CAC)</w:t>
            </w:r>
          </w:p>
        </w:tc>
        <w:tc>
          <w:tcPr>
            <w:tcW w:w="3589" w:type="dxa"/>
            <w:tcBorders>
              <w:top w:val="nil"/>
              <w:left w:val="nil"/>
              <w:bottom w:val="single" w:sz="8" w:space="0" w:color="auto"/>
              <w:right w:val="single" w:sz="8" w:space="0" w:color="auto"/>
            </w:tcBorders>
            <w:tcMar>
              <w:top w:w="0" w:type="dxa"/>
              <w:left w:w="108" w:type="dxa"/>
              <w:bottom w:w="0" w:type="dxa"/>
              <w:right w:w="108" w:type="dxa"/>
            </w:tcMar>
            <w:hideMark/>
          </w:tcPr>
          <w:p w:rsidR="00843740" w:rsidRDefault="00843740" w:rsidP="00D76FFB">
            <w:pPr>
              <w:spacing w:before="100" w:beforeAutospacing="1" w:after="100" w:afterAutospacing="1"/>
            </w:pPr>
            <w:r>
              <w:t xml:space="preserve">Connect Each Reminder Dialog to a </w:t>
            </w:r>
            <w:r w:rsidR="005837E5">
              <w:t>c</w:t>
            </w:r>
            <w:r>
              <w:t>reated TIU Template</w:t>
            </w:r>
          </w:p>
        </w:tc>
        <w:tc>
          <w:tcPr>
            <w:tcW w:w="1363" w:type="dxa"/>
            <w:tcBorders>
              <w:top w:val="nil"/>
              <w:left w:val="nil"/>
              <w:bottom w:val="single" w:sz="8" w:space="0" w:color="auto"/>
              <w:right w:val="single" w:sz="8" w:space="0" w:color="auto"/>
            </w:tcBorders>
            <w:tcMar>
              <w:top w:w="0" w:type="dxa"/>
              <w:left w:w="108" w:type="dxa"/>
              <w:bottom w:w="0" w:type="dxa"/>
              <w:right w:w="108" w:type="dxa"/>
            </w:tcMar>
            <w:hideMark/>
          </w:tcPr>
          <w:p w:rsidR="00843740" w:rsidRDefault="00843740" w:rsidP="00D76FFB">
            <w:pPr>
              <w:spacing w:before="100" w:beforeAutospacing="1" w:after="100" w:afterAutospacing="1"/>
            </w:pPr>
            <w:r>
              <w:rPr>
                <w:color w:val="000000"/>
              </w:rPr>
              <w:t>4.3</w:t>
            </w:r>
          </w:p>
        </w:tc>
      </w:tr>
      <w:tr w:rsidR="00843740"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43740" w:rsidRDefault="00602098" w:rsidP="00D76FFB">
            <w:pPr>
              <w:rPr>
                <w:rFonts w:ascii="Arial" w:hAnsi="Arial" w:cs="Arial"/>
              </w:rPr>
            </w:pPr>
            <w:r>
              <w:rPr>
                <w:color w:val="000000"/>
              </w:rPr>
              <w:t>Clinical Application Coordinator (CAC)</w:t>
            </w:r>
          </w:p>
        </w:tc>
        <w:tc>
          <w:tcPr>
            <w:tcW w:w="3589" w:type="dxa"/>
            <w:tcBorders>
              <w:top w:val="nil"/>
              <w:left w:val="nil"/>
              <w:bottom w:val="single" w:sz="8" w:space="0" w:color="auto"/>
              <w:right w:val="single" w:sz="8" w:space="0" w:color="auto"/>
            </w:tcBorders>
            <w:tcMar>
              <w:top w:w="0" w:type="dxa"/>
              <w:left w:w="108" w:type="dxa"/>
              <w:bottom w:w="0" w:type="dxa"/>
              <w:right w:w="108" w:type="dxa"/>
            </w:tcMar>
            <w:hideMark/>
          </w:tcPr>
          <w:p w:rsidR="00843740" w:rsidRDefault="00843740" w:rsidP="00D76FFB">
            <w:pPr>
              <w:spacing w:before="100" w:beforeAutospacing="1" w:after="100" w:afterAutospacing="1"/>
            </w:pPr>
            <w:r w:rsidRPr="00D1229E">
              <w:t>Edit/Verify Fields for AWARE Template Alert Types</w:t>
            </w:r>
          </w:p>
        </w:tc>
        <w:tc>
          <w:tcPr>
            <w:tcW w:w="1363" w:type="dxa"/>
            <w:tcBorders>
              <w:top w:val="nil"/>
              <w:left w:val="nil"/>
              <w:bottom w:val="single" w:sz="8" w:space="0" w:color="auto"/>
              <w:right w:val="single" w:sz="8" w:space="0" w:color="auto"/>
            </w:tcBorders>
            <w:tcMar>
              <w:top w:w="0" w:type="dxa"/>
              <w:left w:w="108" w:type="dxa"/>
              <w:bottom w:w="0" w:type="dxa"/>
              <w:right w:w="108" w:type="dxa"/>
            </w:tcMar>
            <w:hideMark/>
          </w:tcPr>
          <w:p w:rsidR="00843740" w:rsidRDefault="00843740" w:rsidP="00D76FFB">
            <w:pPr>
              <w:spacing w:before="100" w:beforeAutospacing="1" w:after="100" w:afterAutospacing="1"/>
            </w:pPr>
            <w:r>
              <w:rPr>
                <w:color w:val="000000"/>
              </w:rPr>
              <w:t>4.4</w:t>
            </w:r>
          </w:p>
        </w:tc>
      </w:tr>
      <w:tr w:rsidR="00156E6D"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156E6D" w:rsidRDefault="00602098" w:rsidP="00DC468C">
            <w:r>
              <w:rPr>
                <w:color w:val="000000"/>
              </w:rPr>
              <w:t>Clinical Application Coordinator (CAC)</w:t>
            </w:r>
          </w:p>
        </w:tc>
        <w:tc>
          <w:tcPr>
            <w:tcW w:w="3589" w:type="dxa"/>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DC468C">
            <w:pPr>
              <w:spacing w:before="100" w:beforeAutospacing="1" w:after="100" w:afterAutospacing="1"/>
            </w:pPr>
            <w:r>
              <w:t>Define Site Lab Test Names for making new Alert Types, and update the Knowledge Base</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DC468C">
            <w:pPr>
              <w:spacing w:before="100" w:beforeAutospacing="1" w:after="100" w:afterAutospacing="1"/>
              <w:rPr>
                <w:color w:val="000000"/>
              </w:rPr>
            </w:pPr>
            <w:r>
              <w:rPr>
                <w:color w:val="000000"/>
              </w:rPr>
              <w:t>4.5</w:t>
            </w:r>
          </w:p>
        </w:tc>
      </w:tr>
      <w:tr w:rsidR="00156E6D"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156E6D" w:rsidRDefault="00156E6D" w:rsidP="00DC468C">
            <w:pPr>
              <w:rPr>
                <w:rFonts w:ascii="Arial" w:hAnsi="Arial" w:cs="Arial"/>
              </w:rPr>
            </w:pPr>
            <w:r>
              <w:t>Clinical Champion (M.D medical doctor)/Laboratory Lab Chief</w:t>
            </w:r>
          </w:p>
        </w:tc>
        <w:tc>
          <w:tcPr>
            <w:tcW w:w="3589" w:type="dxa"/>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DC468C">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DC468C">
            <w:pPr>
              <w:spacing w:before="100" w:beforeAutospacing="1" w:after="100" w:afterAutospacing="1"/>
              <w:rPr>
                <w:color w:val="000000"/>
              </w:rPr>
            </w:pPr>
            <w:r>
              <w:rPr>
                <w:color w:val="000000"/>
              </w:rPr>
              <w:t>4.5 a</w:t>
            </w:r>
          </w:p>
        </w:tc>
      </w:tr>
      <w:tr w:rsidR="00156E6D"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156E6D" w:rsidRDefault="00156E6D" w:rsidP="00DC468C">
            <w:pPr>
              <w:rPr>
                <w:rFonts w:ascii="Arial" w:hAnsi="Arial" w:cs="Arial"/>
              </w:rPr>
            </w:pPr>
            <w:r>
              <w:rPr>
                <w:szCs w:val="20"/>
              </w:rPr>
              <w:t xml:space="preserve">Clinical Application Coordinator (CAC) and/or </w:t>
            </w:r>
            <w:r w:rsidRPr="00567FB4">
              <w:rPr>
                <w:szCs w:val="20"/>
              </w:rPr>
              <w:t>OI&amp;T specialist</w:t>
            </w:r>
          </w:p>
        </w:tc>
        <w:tc>
          <w:tcPr>
            <w:tcW w:w="3589" w:type="dxa"/>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DC468C">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DC468C">
            <w:pPr>
              <w:spacing w:before="100" w:beforeAutospacing="1" w:after="100" w:afterAutospacing="1"/>
              <w:rPr>
                <w:color w:val="000000"/>
              </w:rPr>
            </w:pPr>
            <w:r>
              <w:rPr>
                <w:color w:val="000000"/>
              </w:rPr>
              <w:t xml:space="preserve">    </w:t>
            </w:r>
          </w:p>
          <w:p w:rsidR="00156E6D" w:rsidRDefault="00156E6D" w:rsidP="00DC468C">
            <w:pPr>
              <w:spacing w:before="100" w:beforeAutospacing="1" w:after="100" w:afterAutospacing="1"/>
              <w:rPr>
                <w:color w:val="000000"/>
              </w:rPr>
            </w:pPr>
            <w:r>
              <w:rPr>
                <w:color w:val="000000"/>
              </w:rPr>
              <w:t>4.5 b</w:t>
            </w:r>
          </w:p>
        </w:tc>
      </w:tr>
      <w:tr w:rsidR="00156E6D"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156E6D" w:rsidRDefault="00156E6D" w:rsidP="00DC468C">
            <w:pPr>
              <w:rPr>
                <w:rFonts w:ascii="Arial" w:hAnsi="Arial" w:cs="Arial"/>
              </w:rPr>
            </w:pPr>
            <w:r w:rsidRPr="00567FB4">
              <w:rPr>
                <w:szCs w:val="20"/>
              </w:rPr>
              <w:t>OI&amp;T specialist</w:t>
            </w:r>
          </w:p>
        </w:tc>
        <w:tc>
          <w:tcPr>
            <w:tcW w:w="3589" w:type="dxa"/>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DC468C">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DC468C">
            <w:pPr>
              <w:spacing w:before="100" w:beforeAutospacing="1" w:after="100" w:afterAutospacing="1"/>
              <w:rPr>
                <w:color w:val="000000"/>
              </w:rPr>
            </w:pPr>
            <w:r>
              <w:rPr>
                <w:color w:val="000000"/>
              </w:rPr>
              <w:t>4.5 c</w:t>
            </w:r>
          </w:p>
        </w:tc>
      </w:tr>
      <w:tr w:rsidR="00156E6D"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56E6D" w:rsidRPr="0098327A" w:rsidRDefault="00156E6D" w:rsidP="00DC468C">
            <w:pPr>
              <w:rPr>
                <w:rFonts w:ascii="Arial" w:hAnsi="Arial" w:cs="Arial"/>
              </w:rPr>
            </w:pPr>
          </w:p>
          <w:p w:rsidR="00156E6D" w:rsidRDefault="00156E6D" w:rsidP="00DC468C">
            <w:pPr>
              <w:rPr>
                <w:rFonts w:ascii="Arial" w:hAnsi="Arial" w:cs="Arial"/>
              </w:rPr>
            </w:pPr>
          </w:p>
        </w:tc>
        <w:tc>
          <w:tcPr>
            <w:tcW w:w="3589" w:type="dxa"/>
            <w:tcBorders>
              <w:top w:val="nil"/>
              <w:left w:val="nil"/>
              <w:bottom w:val="single" w:sz="8" w:space="0" w:color="auto"/>
              <w:right w:val="single" w:sz="8" w:space="0" w:color="auto"/>
            </w:tcBorders>
            <w:tcMar>
              <w:top w:w="0" w:type="dxa"/>
              <w:left w:w="108" w:type="dxa"/>
              <w:bottom w:w="0" w:type="dxa"/>
              <w:right w:w="108" w:type="dxa"/>
            </w:tcMar>
            <w:hideMark/>
          </w:tcPr>
          <w:p w:rsidR="00156E6D" w:rsidRDefault="00156E6D" w:rsidP="00DC468C">
            <w:pPr>
              <w:spacing w:before="100" w:beforeAutospacing="1" w:after="100" w:afterAutospacing="1"/>
            </w:pPr>
            <w:r>
              <w:t xml:space="preserve">Define Site Abnormal Imaging Alert Category(s) and Procedure Names for making new Alert </w:t>
            </w:r>
            <w:r>
              <w:lastRenderedPageBreak/>
              <w:t>Types, and update the Knowledge Base</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156E6D" w:rsidRDefault="00156E6D" w:rsidP="00DC468C">
            <w:pPr>
              <w:spacing w:before="100" w:beforeAutospacing="1" w:after="100" w:afterAutospacing="1"/>
            </w:pPr>
            <w:r>
              <w:lastRenderedPageBreak/>
              <w:t>4.6</w:t>
            </w:r>
          </w:p>
          <w:p w:rsidR="00156E6D" w:rsidRDefault="00156E6D" w:rsidP="00DC468C">
            <w:pPr>
              <w:spacing w:before="100" w:beforeAutospacing="1" w:after="100" w:afterAutospacing="1"/>
            </w:pPr>
          </w:p>
        </w:tc>
      </w:tr>
      <w:tr w:rsidR="00156E6D"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56E6D" w:rsidRPr="0098327A" w:rsidRDefault="00156E6D" w:rsidP="00DC468C">
            <w:pPr>
              <w:rPr>
                <w:rFonts w:ascii="Arial" w:hAnsi="Arial" w:cs="Arial"/>
              </w:rPr>
            </w:pPr>
            <w:r w:rsidRPr="0098327A">
              <w:rPr>
                <w:rFonts w:ascii="Arial" w:hAnsi="Arial" w:cs="Arial"/>
              </w:rPr>
              <w:lastRenderedPageBreak/>
              <w:t>Clinical Informatics person (or a Champion M.D.  medical doctor), and/or a Radiology Department Chief</w:t>
            </w:r>
          </w:p>
          <w:p w:rsidR="00156E6D" w:rsidRDefault="00156E6D" w:rsidP="00DC468C">
            <w:pPr>
              <w:rPr>
                <w:rFonts w:ascii="Arial" w:hAnsi="Arial" w:cs="Arial"/>
              </w:rPr>
            </w:pPr>
          </w:p>
        </w:tc>
        <w:tc>
          <w:tcPr>
            <w:tcW w:w="3589" w:type="dxa"/>
            <w:tcBorders>
              <w:top w:val="nil"/>
              <w:left w:val="nil"/>
              <w:bottom w:val="single" w:sz="8" w:space="0" w:color="auto"/>
              <w:right w:val="single" w:sz="8" w:space="0" w:color="auto"/>
            </w:tcBorders>
            <w:tcMar>
              <w:top w:w="0" w:type="dxa"/>
              <w:left w:w="108" w:type="dxa"/>
              <w:bottom w:w="0" w:type="dxa"/>
              <w:right w:w="108" w:type="dxa"/>
            </w:tcMar>
            <w:hideMark/>
          </w:tcPr>
          <w:p w:rsidR="00156E6D" w:rsidRDefault="00156E6D" w:rsidP="00DC468C">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156E6D" w:rsidRDefault="00156E6D" w:rsidP="00DC468C">
            <w:pPr>
              <w:spacing w:before="100" w:beforeAutospacing="1" w:after="100" w:afterAutospacing="1"/>
            </w:pPr>
            <w:r>
              <w:t>4.6 a</w:t>
            </w:r>
          </w:p>
        </w:tc>
      </w:tr>
      <w:tr w:rsidR="00156E6D"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56E6D" w:rsidRDefault="00156E6D" w:rsidP="00DC468C">
            <w:pPr>
              <w:rPr>
                <w:rFonts w:ascii="Arial" w:hAnsi="Arial" w:cs="Arial"/>
              </w:rPr>
            </w:pPr>
            <w:r>
              <w:rPr>
                <w:szCs w:val="20"/>
              </w:rPr>
              <w:t>Clinical Application Coordinator (CAC)</w:t>
            </w:r>
          </w:p>
        </w:tc>
        <w:tc>
          <w:tcPr>
            <w:tcW w:w="3589" w:type="dxa"/>
            <w:tcBorders>
              <w:top w:val="nil"/>
              <w:left w:val="nil"/>
              <w:bottom w:val="single" w:sz="8" w:space="0" w:color="auto"/>
              <w:right w:val="single" w:sz="8" w:space="0" w:color="auto"/>
            </w:tcBorders>
            <w:tcMar>
              <w:top w:w="0" w:type="dxa"/>
              <w:left w:w="108" w:type="dxa"/>
              <w:bottom w:w="0" w:type="dxa"/>
              <w:right w:w="108" w:type="dxa"/>
            </w:tcMar>
            <w:hideMark/>
          </w:tcPr>
          <w:p w:rsidR="00156E6D" w:rsidRDefault="00156E6D" w:rsidP="00DC468C">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156E6D" w:rsidRDefault="00156E6D" w:rsidP="00DC468C">
            <w:pPr>
              <w:spacing w:before="100" w:beforeAutospacing="1" w:after="100" w:afterAutospacing="1"/>
            </w:pPr>
            <w:r>
              <w:t>4.6 b</w:t>
            </w:r>
          </w:p>
        </w:tc>
      </w:tr>
      <w:tr w:rsidR="00156E6D"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56E6D" w:rsidRDefault="00156E6D" w:rsidP="00DC468C">
            <w:pPr>
              <w:rPr>
                <w:rFonts w:ascii="Arial" w:hAnsi="Arial" w:cs="Arial"/>
              </w:rPr>
            </w:pPr>
            <w:r w:rsidRPr="00BB6CB8">
              <w:t>OI&amp;T Specialist</w:t>
            </w:r>
          </w:p>
        </w:tc>
        <w:tc>
          <w:tcPr>
            <w:tcW w:w="3589" w:type="dxa"/>
            <w:tcBorders>
              <w:top w:val="nil"/>
              <w:left w:val="nil"/>
              <w:bottom w:val="single" w:sz="8" w:space="0" w:color="auto"/>
              <w:right w:val="single" w:sz="8" w:space="0" w:color="auto"/>
            </w:tcBorders>
            <w:tcMar>
              <w:top w:w="0" w:type="dxa"/>
              <w:left w:w="108" w:type="dxa"/>
              <w:bottom w:w="0" w:type="dxa"/>
              <w:right w:w="108" w:type="dxa"/>
            </w:tcMar>
            <w:hideMark/>
          </w:tcPr>
          <w:p w:rsidR="00156E6D" w:rsidRDefault="00156E6D" w:rsidP="00DC468C">
            <w:pPr>
              <w:spacing w:before="100" w:beforeAutospacing="1" w:after="100" w:afterAutospacing="1"/>
            </w:pPr>
            <w:r>
              <w:t>Configure the Option VEFA AWARE CACHE BUILDER and Allow AWARE CPRS to use the Patient Closeout RPC</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156E6D" w:rsidRDefault="00156E6D" w:rsidP="00DC468C">
            <w:pPr>
              <w:spacing w:before="100" w:beforeAutospacing="1" w:after="100" w:afterAutospacing="1"/>
            </w:pPr>
            <w:r>
              <w:rPr>
                <w:color w:val="000000"/>
              </w:rPr>
              <w:t>4.7</w:t>
            </w:r>
          </w:p>
        </w:tc>
      </w:tr>
      <w:tr w:rsidR="00156E6D"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156E6D" w:rsidRDefault="00156E6D" w:rsidP="00DC468C">
            <w:pPr>
              <w:rPr>
                <w:rFonts w:ascii="Arial" w:hAnsi="Arial" w:cs="Arial"/>
              </w:rPr>
            </w:pPr>
          </w:p>
        </w:tc>
        <w:tc>
          <w:tcPr>
            <w:tcW w:w="3589" w:type="dxa"/>
            <w:tcBorders>
              <w:top w:val="nil"/>
              <w:left w:val="nil"/>
              <w:bottom w:val="single" w:sz="8" w:space="0" w:color="auto"/>
              <w:right w:val="single" w:sz="8" w:space="0" w:color="auto"/>
            </w:tcBorders>
            <w:tcMar>
              <w:top w:w="0" w:type="dxa"/>
              <w:left w:w="108" w:type="dxa"/>
              <w:bottom w:w="0" w:type="dxa"/>
              <w:right w:w="108" w:type="dxa"/>
            </w:tcMar>
          </w:tcPr>
          <w:p w:rsidR="00156E6D" w:rsidRPr="00545B69" w:rsidRDefault="00156E6D" w:rsidP="00DC468C">
            <w:pPr>
              <w:spacing w:before="100" w:beforeAutospacing="1" w:after="100" w:afterAutospacing="1"/>
              <w:rPr>
                <w:b/>
              </w:rPr>
            </w:pPr>
            <w:r w:rsidRPr="00545B69">
              <w:rPr>
                <w:b/>
              </w:rPr>
              <w:t>AWARE USER SETUP</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DC468C">
            <w:pPr>
              <w:spacing w:before="100" w:beforeAutospacing="1" w:after="100" w:afterAutospacing="1"/>
              <w:rPr>
                <w:color w:val="000000"/>
              </w:rPr>
            </w:pPr>
            <w:r>
              <w:rPr>
                <w:color w:val="000000"/>
              </w:rPr>
              <w:t>5.0</w:t>
            </w:r>
          </w:p>
        </w:tc>
      </w:tr>
      <w:tr w:rsidR="00156E6D"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156E6D" w:rsidRDefault="00A758A2" w:rsidP="00A758A2">
            <w:pPr>
              <w:rPr>
                <w:rFonts w:ascii="Arial" w:hAnsi="Arial" w:cs="Arial"/>
              </w:rPr>
            </w:pPr>
            <w:r>
              <w:rPr>
                <w:szCs w:val="20"/>
              </w:rPr>
              <w:t>Clinical Application Coordinator (CAC)/OI&amp;T Specialist</w:t>
            </w:r>
            <w:r w:rsidDel="00A758A2">
              <w:t xml:space="preserve"> </w:t>
            </w:r>
          </w:p>
        </w:tc>
        <w:tc>
          <w:tcPr>
            <w:tcW w:w="3589" w:type="dxa"/>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DC468C">
            <w:pPr>
              <w:spacing w:before="100" w:beforeAutospacing="1" w:after="100" w:afterAutospacing="1"/>
            </w:pPr>
            <w:r>
              <w:t>Enable and Set Up Users with AWARE Linkage</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DC468C">
            <w:pPr>
              <w:spacing w:before="100" w:beforeAutospacing="1" w:after="100" w:afterAutospacing="1"/>
              <w:rPr>
                <w:color w:val="000000"/>
              </w:rPr>
            </w:pPr>
            <w:r>
              <w:rPr>
                <w:color w:val="000000"/>
              </w:rPr>
              <w:t>5.1</w:t>
            </w:r>
          </w:p>
        </w:tc>
      </w:tr>
      <w:tr w:rsidR="00156E6D"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156E6D" w:rsidRDefault="00A758A2" w:rsidP="00DC468C">
            <w:pPr>
              <w:rPr>
                <w:rFonts w:ascii="Arial" w:hAnsi="Arial" w:cs="Arial"/>
              </w:rPr>
            </w:pPr>
            <w:r>
              <w:rPr>
                <w:szCs w:val="20"/>
              </w:rPr>
              <w:t>Clinical Application Coordinator (CAC)/OI&amp;T Specialist</w:t>
            </w:r>
          </w:p>
        </w:tc>
        <w:tc>
          <w:tcPr>
            <w:tcW w:w="3589" w:type="dxa"/>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DC468C">
            <w:pPr>
              <w:spacing w:before="100" w:beforeAutospacing="1" w:after="100" w:afterAutospacing="1"/>
            </w:pPr>
            <w:r>
              <w:t>Verify Notification Enabling</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DC468C">
            <w:pPr>
              <w:spacing w:before="100" w:beforeAutospacing="1" w:after="100" w:afterAutospacing="1"/>
              <w:rPr>
                <w:color w:val="000000"/>
              </w:rPr>
            </w:pPr>
            <w:r>
              <w:rPr>
                <w:color w:val="000000"/>
              </w:rPr>
              <w:t>5.2</w:t>
            </w:r>
          </w:p>
        </w:tc>
      </w:tr>
      <w:tr w:rsidR="00A758A2" w:rsidTr="00DC468C">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A758A2" w:rsidRDefault="00A758A2" w:rsidP="00DC468C">
            <w:pPr>
              <w:rPr>
                <w:rFonts w:ascii="Arial" w:hAnsi="Arial" w:cs="Arial"/>
              </w:rPr>
            </w:pPr>
            <w:r>
              <w:rPr>
                <w:szCs w:val="20"/>
              </w:rPr>
              <w:t>Clinical Application Coordinator (CAC)/OI&amp;T Specialist</w:t>
            </w:r>
          </w:p>
        </w:tc>
        <w:tc>
          <w:tcPr>
            <w:tcW w:w="3589" w:type="dxa"/>
            <w:tcBorders>
              <w:top w:val="nil"/>
              <w:left w:val="nil"/>
              <w:bottom w:val="single" w:sz="8" w:space="0" w:color="auto"/>
              <w:right w:val="single" w:sz="8" w:space="0" w:color="auto"/>
            </w:tcBorders>
            <w:tcMar>
              <w:top w:w="0" w:type="dxa"/>
              <w:left w:w="108" w:type="dxa"/>
              <w:bottom w:w="0" w:type="dxa"/>
              <w:right w:w="108" w:type="dxa"/>
            </w:tcMar>
          </w:tcPr>
          <w:p w:rsidR="00A758A2" w:rsidRDefault="00A758A2" w:rsidP="00A758A2">
            <w:pPr>
              <w:spacing w:before="100" w:beforeAutospacing="1" w:after="100" w:afterAutospacing="1"/>
            </w:pPr>
            <w:r>
              <w:t xml:space="preserve">Assignment </w:t>
            </w:r>
            <w:r w:rsidR="00602098">
              <w:t xml:space="preserve">of </w:t>
            </w:r>
            <w:r>
              <w:t>Keys, Provider Class, etc.</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A758A2" w:rsidRDefault="00A758A2" w:rsidP="00DC468C">
            <w:pPr>
              <w:spacing w:before="100" w:beforeAutospacing="1" w:after="100" w:afterAutospacing="1"/>
              <w:rPr>
                <w:color w:val="000000"/>
              </w:rPr>
            </w:pPr>
            <w:r>
              <w:rPr>
                <w:color w:val="000000"/>
              </w:rPr>
              <w:t>5.3</w:t>
            </w:r>
          </w:p>
        </w:tc>
      </w:tr>
      <w:tr w:rsidR="00156E6D"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156E6D" w:rsidRDefault="00A758A2" w:rsidP="00DC468C">
            <w:pPr>
              <w:rPr>
                <w:rFonts w:ascii="Arial" w:hAnsi="Arial" w:cs="Arial"/>
              </w:rPr>
            </w:pPr>
            <w:r>
              <w:rPr>
                <w:szCs w:val="20"/>
              </w:rPr>
              <w:t>Clinical Application Coordinator (CAC)/OI&amp;T Specialist</w:t>
            </w:r>
            <w:r w:rsidDel="00A758A2">
              <w:t xml:space="preserve"> </w:t>
            </w:r>
          </w:p>
        </w:tc>
        <w:tc>
          <w:tcPr>
            <w:tcW w:w="3589" w:type="dxa"/>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DC468C">
            <w:pPr>
              <w:spacing w:before="100" w:beforeAutospacing="1" w:after="100" w:afterAutospacing="1"/>
            </w:pPr>
            <w:r>
              <w:t>Assignment of Keys for using the Alert Cache Viewer, and connecting the Alert Cache Viewer to the Tools Menu</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DC468C">
            <w:pPr>
              <w:spacing w:before="100" w:beforeAutospacing="1" w:after="100" w:afterAutospacing="1"/>
              <w:rPr>
                <w:color w:val="000000"/>
              </w:rPr>
            </w:pPr>
            <w:r>
              <w:rPr>
                <w:color w:val="000000"/>
              </w:rPr>
              <w:t>5.</w:t>
            </w:r>
            <w:r w:rsidR="00A758A2">
              <w:rPr>
                <w:color w:val="000000"/>
              </w:rPr>
              <w:t>4</w:t>
            </w:r>
          </w:p>
        </w:tc>
      </w:tr>
      <w:tr w:rsidR="00156E6D"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156E6D" w:rsidRDefault="00A758A2" w:rsidP="00DC468C">
            <w:pPr>
              <w:rPr>
                <w:rFonts w:ascii="Arial" w:hAnsi="Arial" w:cs="Arial"/>
              </w:rPr>
            </w:pPr>
            <w:r>
              <w:rPr>
                <w:szCs w:val="20"/>
              </w:rPr>
              <w:t>Clinical Application Coordinator (CAC)/OI&amp;T Specialist</w:t>
            </w:r>
            <w:r w:rsidRPr="00CB7E4E" w:rsidDel="00A758A2">
              <w:t xml:space="preserve"> </w:t>
            </w:r>
          </w:p>
        </w:tc>
        <w:tc>
          <w:tcPr>
            <w:tcW w:w="3589" w:type="dxa"/>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DC468C">
            <w:pPr>
              <w:spacing w:before="100" w:beforeAutospacing="1" w:after="100" w:afterAutospacing="1"/>
            </w:pPr>
            <w:r>
              <w:t>Setup CPRS/AWARE to use COM Object</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DC468C">
            <w:pPr>
              <w:spacing w:before="100" w:beforeAutospacing="1" w:after="100" w:afterAutospacing="1"/>
              <w:rPr>
                <w:color w:val="000000"/>
              </w:rPr>
            </w:pPr>
            <w:r>
              <w:rPr>
                <w:color w:val="000000"/>
              </w:rPr>
              <w:t>5.</w:t>
            </w:r>
            <w:r w:rsidR="00A758A2">
              <w:rPr>
                <w:color w:val="000000"/>
              </w:rPr>
              <w:t>5</w:t>
            </w:r>
          </w:p>
        </w:tc>
      </w:tr>
      <w:tr w:rsidR="00156E6D"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156E6D" w:rsidRDefault="00156E6D" w:rsidP="00DC468C">
            <w:pPr>
              <w:rPr>
                <w:rFonts w:ascii="Arial" w:hAnsi="Arial" w:cs="Arial"/>
              </w:rPr>
            </w:pPr>
          </w:p>
        </w:tc>
        <w:tc>
          <w:tcPr>
            <w:tcW w:w="3589" w:type="dxa"/>
            <w:tcBorders>
              <w:top w:val="nil"/>
              <w:left w:val="nil"/>
              <w:bottom w:val="single" w:sz="8" w:space="0" w:color="auto"/>
              <w:right w:val="single" w:sz="8" w:space="0" w:color="auto"/>
            </w:tcBorders>
            <w:tcMar>
              <w:top w:w="0" w:type="dxa"/>
              <w:left w:w="108" w:type="dxa"/>
              <w:bottom w:w="0" w:type="dxa"/>
              <w:right w:w="108" w:type="dxa"/>
            </w:tcMar>
          </w:tcPr>
          <w:p w:rsidR="00156E6D" w:rsidRPr="00545B69" w:rsidRDefault="00A758A2" w:rsidP="00DC468C">
            <w:pPr>
              <w:rPr>
                <w:b/>
              </w:rPr>
            </w:pPr>
            <w:r>
              <w:rPr>
                <w:b/>
              </w:rPr>
              <w:t>ALERT GENERATION, TESTING, AND PRODUCTION PREPARATION</w:t>
            </w:r>
          </w:p>
          <w:p w:rsidR="00156E6D" w:rsidRPr="00545B69" w:rsidRDefault="00156E6D" w:rsidP="00A758A2">
            <w:pPr>
              <w:rPr>
                <w:b/>
              </w:rPr>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DC468C">
            <w:pPr>
              <w:spacing w:before="100" w:beforeAutospacing="1" w:after="100" w:afterAutospacing="1"/>
              <w:rPr>
                <w:color w:val="000000"/>
              </w:rPr>
            </w:pPr>
            <w:r>
              <w:rPr>
                <w:color w:val="000000"/>
              </w:rPr>
              <w:t>6.0</w:t>
            </w:r>
          </w:p>
        </w:tc>
      </w:tr>
      <w:tr w:rsidR="00156E6D"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156E6D" w:rsidRPr="00545B69" w:rsidRDefault="00156E6D" w:rsidP="00DC468C">
            <w:pPr>
              <w:rPr>
                <w:rFonts w:ascii="Arial" w:hAnsi="Arial" w:cs="Arial"/>
              </w:rPr>
            </w:pPr>
            <w:r w:rsidRPr="00545B69">
              <w:rPr>
                <w:rFonts w:ascii="Arial" w:hAnsi="Arial" w:cs="Arial"/>
              </w:rPr>
              <w:t>Testing staff (Initial Users as Clinical Application Coordinators (CACs), Clinical Informatics personnel (i.e., a Champion M.D.  medical doctor), or OI&amp;T Specialists)</w:t>
            </w:r>
          </w:p>
          <w:p w:rsidR="00156E6D" w:rsidRDefault="00156E6D" w:rsidP="00DC468C">
            <w:pPr>
              <w:rPr>
                <w:rFonts w:ascii="Arial" w:hAnsi="Arial" w:cs="Arial"/>
              </w:rPr>
            </w:pPr>
          </w:p>
        </w:tc>
        <w:tc>
          <w:tcPr>
            <w:tcW w:w="3589" w:type="dxa"/>
            <w:tcBorders>
              <w:top w:val="nil"/>
              <w:left w:val="nil"/>
              <w:bottom w:val="single" w:sz="8" w:space="0" w:color="auto"/>
              <w:right w:val="single" w:sz="8" w:space="0" w:color="auto"/>
            </w:tcBorders>
            <w:tcMar>
              <w:top w:w="0" w:type="dxa"/>
              <w:left w:w="108" w:type="dxa"/>
              <w:bottom w:w="0" w:type="dxa"/>
              <w:right w:w="108" w:type="dxa"/>
            </w:tcMar>
          </w:tcPr>
          <w:p w:rsidR="00156E6D" w:rsidRPr="00545B69" w:rsidRDefault="00156E6D" w:rsidP="00A758A2">
            <w:pPr>
              <w:rPr>
                <w:b/>
              </w:rPr>
            </w:pPr>
            <w:r>
              <w:t>Generate Alert</w:t>
            </w:r>
            <w:r w:rsidR="00A758A2">
              <w:t xml:space="preserve">s </w:t>
            </w:r>
            <w:r>
              <w:t>for Critical Lab Value</w:t>
            </w:r>
            <w:r w:rsidR="00A758A2">
              <w:t>s and Abnormal Imaging Results</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DC468C">
            <w:pPr>
              <w:spacing w:before="100" w:beforeAutospacing="1" w:after="100" w:afterAutospacing="1"/>
              <w:rPr>
                <w:color w:val="000000"/>
              </w:rPr>
            </w:pPr>
            <w:r>
              <w:rPr>
                <w:color w:val="000000"/>
              </w:rPr>
              <w:t>6.1</w:t>
            </w:r>
          </w:p>
        </w:tc>
      </w:tr>
      <w:tr w:rsidR="00156E6D" w:rsidTr="00A758A2">
        <w:tc>
          <w:tcPr>
            <w:tcW w:w="4696" w:type="dxa"/>
            <w:tcBorders>
              <w:top w:val="nil"/>
              <w:left w:val="single" w:sz="8" w:space="0" w:color="auto"/>
              <w:bottom w:val="nil"/>
              <w:right w:val="single" w:sz="8" w:space="0" w:color="auto"/>
            </w:tcBorders>
            <w:tcMar>
              <w:top w:w="0" w:type="dxa"/>
              <w:left w:w="108" w:type="dxa"/>
              <w:bottom w:w="0" w:type="dxa"/>
              <w:right w:w="108" w:type="dxa"/>
            </w:tcMar>
          </w:tcPr>
          <w:p w:rsidR="00156E6D" w:rsidRPr="004E0F29" w:rsidRDefault="00156E6D" w:rsidP="00DC468C">
            <w:pPr>
              <w:rPr>
                <w:rFonts w:ascii="Arial" w:hAnsi="Arial" w:cs="Arial"/>
              </w:rPr>
            </w:pPr>
            <w:r w:rsidRPr="004E0F29">
              <w:rPr>
                <w:rFonts w:ascii="Arial" w:hAnsi="Arial" w:cs="Arial"/>
              </w:rPr>
              <w:t xml:space="preserve">Initial Users (Clinical Application Coordinators (CACs), Clinical </w:t>
            </w:r>
          </w:p>
          <w:p w:rsidR="00156E6D" w:rsidRPr="004E0F29" w:rsidRDefault="00156E6D" w:rsidP="00DC468C">
            <w:pPr>
              <w:rPr>
                <w:rFonts w:ascii="Arial" w:hAnsi="Arial" w:cs="Arial"/>
              </w:rPr>
            </w:pPr>
            <w:r w:rsidRPr="004E0F29">
              <w:rPr>
                <w:rFonts w:ascii="Arial" w:hAnsi="Arial" w:cs="Arial"/>
              </w:rPr>
              <w:t>Informatics personnel (i.e., a Champion M.D.  medical doctor), or OI&amp;T Specialists)</w:t>
            </w:r>
          </w:p>
          <w:p w:rsidR="00156E6D" w:rsidRDefault="00156E6D" w:rsidP="00DC468C">
            <w:pPr>
              <w:rPr>
                <w:rFonts w:ascii="Arial" w:hAnsi="Arial" w:cs="Arial"/>
              </w:rPr>
            </w:pPr>
          </w:p>
        </w:tc>
        <w:tc>
          <w:tcPr>
            <w:tcW w:w="3589" w:type="dxa"/>
            <w:tcBorders>
              <w:top w:val="nil"/>
              <w:left w:val="nil"/>
              <w:bottom w:val="nil"/>
              <w:right w:val="single" w:sz="8" w:space="0" w:color="auto"/>
            </w:tcBorders>
            <w:tcMar>
              <w:top w:w="0" w:type="dxa"/>
              <w:left w:w="108" w:type="dxa"/>
              <w:bottom w:w="0" w:type="dxa"/>
              <w:right w:w="108" w:type="dxa"/>
            </w:tcMar>
          </w:tcPr>
          <w:p w:rsidR="00156E6D" w:rsidRPr="00545B69" w:rsidRDefault="00156E6D" w:rsidP="00DC468C">
            <w:pPr>
              <w:rPr>
                <w:b/>
              </w:rPr>
            </w:pPr>
            <w:r>
              <w:t>Exercise the System with Initial Testing</w:t>
            </w:r>
          </w:p>
        </w:tc>
        <w:tc>
          <w:tcPr>
            <w:tcW w:w="0" w:type="auto"/>
            <w:tcBorders>
              <w:top w:val="nil"/>
              <w:left w:val="nil"/>
              <w:bottom w:val="nil"/>
              <w:right w:val="single" w:sz="8" w:space="0" w:color="auto"/>
            </w:tcBorders>
            <w:tcMar>
              <w:top w:w="0" w:type="dxa"/>
              <w:left w:w="108" w:type="dxa"/>
              <w:bottom w:w="0" w:type="dxa"/>
              <w:right w:w="108" w:type="dxa"/>
            </w:tcMar>
          </w:tcPr>
          <w:p w:rsidR="00156E6D" w:rsidRDefault="00156E6D" w:rsidP="00DC468C">
            <w:pPr>
              <w:spacing w:before="100" w:beforeAutospacing="1" w:after="100" w:afterAutospacing="1"/>
              <w:rPr>
                <w:color w:val="000000"/>
              </w:rPr>
            </w:pPr>
            <w:r>
              <w:rPr>
                <w:color w:val="000000"/>
              </w:rPr>
              <w:t>6.2</w:t>
            </w:r>
          </w:p>
        </w:tc>
      </w:tr>
      <w:tr w:rsidR="00A758A2"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A758A2" w:rsidRPr="004E0F29" w:rsidRDefault="00A758A2" w:rsidP="00A758A2">
            <w:pPr>
              <w:rPr>
                <w:rFonts w:ascii="Arial" w:hAnsi="Arial" w:cs="Arial"/>
              </w:rPr>
            </w:pPr>
            <w:r w:rsidRPr="004E0F29">
              <w:rPr>
                <w:rFonts w:ascii="Arial" w:hAnsi="Arial" w:cs="Arial"/>
              </w:rPr>
              <w:t>Clinical Application Coordinators (CACs), Clinical Informatics personnel (i.e., a Champion M.D.  medical doctor)</w:t>
            </w:r>
          </w:p>
        </w:tc>
        <w:tc>
          <w:tcPr>
            <w:tcW w:w="3589" w:type="dxa"/>
            <w:tcBorders>
              <w:top w:val="nil"/>
              <w:left w:val="nil"/>
              <w:bottom w:val="single" w:sz="8" w:space="0" w:color="auto"/>
              <w:right w:val="single" w:sz="8" w:space="0" w:color="auto"/>
            </w:tcBorders>
            <w:tcMar>
              <w:top w:w="0" w:type="dxa"/>
              <w:left w:w="108" w:type="dxa"/>
              <w:bottom w:w="0" w:type="dxa"/>
              <w:right w:w="108" w:type="dxa"/>
            </w:tcMar>
          </w:tcPr>
          <w:p w:rsidR="00A758A2" w:rsidRDefault="00A758A2" w:rsidP="00DC468C">
            <w:r>
              <w:t>Validation with Re-Factoring Preparation of Reminder Dialogs Data</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A758A2" w:rsidRDefault="00A758A2" w:rsidP="00DC468C">
            <w:pPr>
              <w:spacing w:before="100" w:beforeAutospacing="1" w:after="100" w:afterAutospacing="1"/>
              <w:rPr>
                <w:color w:val="000000"/>
              </w:rPr>
            </w:pPr>
            <w:r>
              <w:rPr>
                <w:color w:val="000000"/>
              </w:rPr>
              <w:t>6.3</w:t>
            </w:r>
          </w:p>
        </w:tc>
      </w:tr>
    </w:tbl>
    <w:p w:rsidR="00602098" w:rsidRDefault="00602098" w:rsidP="00602098">
      <w:pPr>
        <w:shd w:val="clear" w:color="auto" w:fill="FFFFFF"/>
        <w:rPr>
          <w:rFonts w:ascii="Calibri" w:hAnsi="Calibri"/>
          <w:color w:val="1F497D"/>
          <w:sz w:val="22"/>
          <w:szCs w:val="22"/>
        </w:rPr>
      </w:pPr>
    </w:p>
    <w:p w:rsidR="00602098" w:rsidRDefault="00602098" w:rsidP="00602098"/>
    <w:p w:rsidR="00602098" w:rsidRDefault="00602098" w:rsidP="00602098">
      <w:r>
        <w:lastRenderedPageBreak/>
        <w:t>User Assignments Table:</w:t>
      </w:r>
    </w:p>
    <w:p w:rsidR="00602098" w:rsidRDefault="00602098" w:rsidP="00602098"/>
    <w:p w:rsidR="00602098" w:rsidRPr="007B428C" w:rsidRDefault="00602098" w:rsidP="00602098"/>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4"/>
        <w:gridCol w:w="1142"/>
        <w:gridCol w:w="6"/>
        <w:gridCol w:w="4048"/>
        <w:gridCol w:w="2256"/>
      </w:tblGrid>
      <w:tr w:rsidR="00602098" w:rsidTr="00DC468C">
        <w:tc>
          <w:tcPr>
            <w:tcW w:w="0" w:type="auto"/>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602098" w:rsidRDefault="00602098" w:rsidP="00DC468C">
            <w:pPr>
              <w:spacing w:before="100" w:beforeAutospacing="1" w:after="100" w:afterAutospacing="1"/>
            </w:pPr>
            <w:r>
              <w:rPr>
                <w:b/>
                <w:bCs/>
                <w:color w:val="000000"/>
              </w:rPr>
              <w:t>User</w:t>
            </w:r>
          </w:p>
        </w:tc>
        <w:tc>
          <w:tcPr>
            <w:tcW w:w="0" w:type="auto"/>
            <w:tcBorders>
              <w:top w:val="single" w:sz="8" w:space="0" w:color="auto"/>
              <w:left w:val="nil"/>
              <w:bottom w:val="single" w:sz="8" w:space="0" w:color="auto"/>
              <w:right w:val="nil"/>
            </w:tcBorders>
          </w:tcPr>
          <w:p w:rsidR="00602098" w:rsidRDefault="00602098" w:rsidP="00DC468C">
            <w:pPr>
              <w:spacing w:before="100" w:beforeAutospacing="1" w:after="100" w:afterAutospacing="1"/>
              <w:rPr>
                <w:b/>
                <w:bCs/>
                <w:color w:val="000000"/>
              </w:rPr>
            </w:pPr>
          </w:p>
        </w:tc>
        <w:tc>
          <w:tcPr>
            <w:tcW w:w="0" w:type="auto"/>
            <w:tcBorders>
              <w:top w:val="single" w:sz="8" w:space="0" w:color="auto"/>
              <w:left w:val="nil"/>
              <w:bottom w:val="single" w:sz="8" w:space="0" w:color="auto"/>
              <w:right w:val="nil"/>
            </w:tcBorders>
          </w:tcPr>
          <w:p w:rsidR="00602098" w:rsidRDefault="00602098" w:rsidP="00DC468C">
            <w:pPr>
              <w:spacing w:before="100" w:beforeAutospacing="1" w:after="100" w:afterAutospacing="1"/>
              <w:rPr>
                <w:b/>
                <w:bCs/>
                <w:color w:val="000000"/>
              </w:rPr>
            </w:pP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602098" w:rsidRPr="00602977" w:rsidRDefault="00602098" w:rsidP="00DC468C">
            <w:pPr>
              <w:spacing w:before="100" w:beforeAutospacing="1" w:after="100" w:afterAutospacing="1"/>
              <w:rPr>
                <w:b/>
                <w:bCs/>
                <w:color w:val="000000"/>
              </w:rPr>
            </w:pPr>
            <w:r w:rsidRPr="00F30E3B">
              <w:rPr>
                <w:b/>
                <w:bCs/>
                <w:color w:val="000000"/>
              </w:rPr>
              <w:t>Assignment Type (</w:t>
            </w:r>
            <w:r>
              <w:rPr>
                <w:b/>
                <w:bCs/>
                <w:color w:val="000000"/>
              </w:rPr>
              <w:t>o</w:t>
            </w:r>
            <w:r w:rsidRPr="00F30E3B">
              <w:rPr>
                <w:b/>
                <w:bCs/>
                <w:color w:val="000000"/>
              </w:rPr>
              <w:t>ption,</w:t>
            </w:r>
            <w:r>
              <w:rPr>
                <w:b/>
                <w:bCs/>
                <w:color w:val="000000"/>
              </w:rPr>
              <w:t xml:space="preserve"> key, p</w:t>
            </w:r>
            <w:r w:rsidRPr="00F30E3B">
              <w:rPr>
                <w:b/>
                <w:bCs/>
                <w:color w:val="000000"/>
              </w:rPr>
              <w:t>arameter</w:t>
            </w:r>
            <w:r>
              <w:rPr>
                <w:b/>
                <w:bCs/>
                <w:color w:val="000000"/>
              </w:rPr>
              <w:t>, AWARE CPRS on workstation</w:t>
            </w:r>
            <w:r w:rsidRPr="00F30E3B">
              <w:rPr>
                <w:b/>
                <w:bCs/>
                <w:color w:val="000000"/>
              </w:rPr>
              <w:t>) within</w:t>
            </w:r>
            <w:r>
              <w:rPr>
                <w:b/>
                <w:bCs/>
                <w:color w:val="000000"/>
              </w:rPr>
              <w:t xml:space="preserve"> 4.0 AWARE </w:t>
            </w:r>
            <w:proofErr w:type="spellStart"/>
            <w:r>
              <w:rPr>
                <w:b/>
                <w:bCs/>
                <w:color w:val="000000"/>
              </w:rPr>
              <w:t>VistA</w:t>
            </w:r>
            <w:proofErr w:type="spellEnd"/>
            <w:r>
              <w:rPr>
                <w:b/>
                <w:bCs/>
                <w:color w:val="000000"/>
              </w:rPr>
              <w:t xml:space="preserve">/CPRS CONFIGURATION and </w:t>
            </w:r>
            <w:r w:rsidRPr="00F30E3B">
              <w:rPr>
                <w:b/>
                <w:bCs/>
                <w:color w:val="000000"/>
              </w:rPr>
              <w:t xml:space="preserve"> </w:t>
            </w:r>
            <w:r>
              <w:rPr>
                <w:b/>
                <w:bCs/>
                <w:color w:val="000000"/>
              </w:rPr>
              <w:t xml:space="preserve">5.0 </w:t>
            </w:r>
            <w:r w:rsidRPr="00F30E3B">
              <w:rPr>
                <w:b/>
                <w:bCs/>
                <w:color w:val="000000"/>
              </w:rPr>
              <w:t>AWARE USER SETUP</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602098" w:rsidRDefault="00602098" w:rsidP="00DC468C">
            <w:pPr>
              <w:spacing w:before="100" w:beforeAutospacing="1" w:after="100" w:afterAutospacing="1"/>
            </w:pPr>
            <w:r w:rsidRPr="00F30E3B">
              <w:rPr>
                <w:b/>
                <w:bCs/>
                <w:color w:val="000000"/>
              </w:rPr>
              <w:t>Section f</w:t>
            </w:r>
            <w:r>
              <w:rPr>
                <w:b/>
                <w:bCs/>
                <w:color w:val="000000"/>
              </w:rPr>
              <w:t xml:space="preserve">or </w:t>
            </w:r>
            <w:r w:rsidRPr="00F30E3B">
              <w:rPr>
                <w:b/>
                <w:bCs/>
                <w:color w:val="000000"/>
              </w:rPr>
              <w:t>which  a</w:t>
            </w:r>
            <w:r>
              <w:rPr>
                <w:b/>
                <w:bCs/>
                <w:color w:val="000000"/>
              </w:rPr>
              <w:t xml:space="preserve">ssignment is needed or done </w:t>
            </w:r>
            <w:r w:rsidRPr="00F30E3B">
              <w:rPr>
                <w:b/>
                <w:bCs/>
                <w:color w:val="000000"/>
              </w:rPr>
              <w:t>within 4.0 and 5.0, respectively</w:t>
            </w:r>
          </w:p>
        </w:tc>
      </w:tr>
      <w:tr w:rsidR="00602098" w:rsidTr="00DC468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Pr="0045145F" w:rsidRDefault="00602098" w:rsidP="00DC468C">
            <w:pPr>
              <w:spacing w:before="100" w:beforeAutospacing="1" w:after="100" w:afterAutospacing="1"/>
              <w:rPr>
                <w:b/>
                <w:color w:val="000000"/>
              </w:rPr>
            </w:pPr>
            <w:r w:rsidRPr="0045145F">
              <w:rPr>
                <w:b/>
                <w:color w:val="000000"/>
              </w:rPr>
              <w:t>L</w:t>
            </w:r>
            <w:r>
              <w:rPr>
                <w:b/>
                <w:color w:val="000000"/>
              </w:rPr>
              <w:t xml:space="preserve">ocal IRM </w:t>
            </w:r>
            <w:r w:rsidRPr="0045145F">
              <w:rPr>
                <w:b/>
                <w:color w:val="000000"/>
              </w:rPr>
              <w:t>(OI&amp;T Specialists)</w:t>
            </w:r>
          </w:p>
        </w:tc>
        <w:tc>
          <w:tcPr>
            <w:tcW w:w="0" w:type="auto"/>
            <w:tcBorders>
              <w:top w:val="nil"/>
              <w:left w:val="nil"/>
              <w:bottom w:val="single" w:sz="8" w:space="0" w:color="auto"/>
              <w:right w:val="nil"/>
            </w:tcBorders>
          </w:tcPr>
          <w:p w:rsidR="00602098" w:rsidRDefault="00602098" w:rsidP="00DC468C">
            <w:pPr>
              <w:spacing w:before="100" w:beforeAutospacing="1" w:after="100" w:afterAutospacing="1"/>
            </w:pPr>
          </w:p>
        </w:tc>
        <w:tc>
          <w:tcPr>
            <w:tcW w:w="0" w:type="auto"/>
            <w:tcBorders>
              <w:top w:val="nil"/>
              <w:left w:val="nil"/>
              <w:bottom w:val="single" w:sz="8" w:space="0" w:color="auto"/>
              <w:right w:val="nil"/>
            </w:tcBorders>
          </w:tcPr>
          <w:p w:rsidR="00602098" w:rsidRPr="00D1229E" w:rsidRDefault="00602098" w:rsidP="00DC468C">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DC468C">
            <w:pPr>
              <w:spacing w:before="100" w:beforeAutospacing="1" w:after="100" w:afterAutospacing="1"/>
              <w:rPr>
                <w:rFonts w:ascii="Arial" w:hAnsi="Arial" w:cs="Arial"/>
              </w:rPr>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DC468C">
            <w:pPr>
              <w:spacing w:before="100" w:beforeAutospacing="1" w:after="100" w:afterAutospacing="1"/>
              <w:rPr>
                <w:color w:val="000000"/>
              </w:rPr>
            </w:pPr>
          </w:p>
        </w:tc>
      </w:tr>
      <w:tr w:rsidR="00602098" w:rsidTr="00DC468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Default="00602098" w:rsidP="00DC468C">
            <w:pPr>
              <w:spacing w:before="100" w:beforeAutospacing="1" w:after="100" w:afterAutospacing="1"/>
              <w:rPr>
                <w:color w:val="000000"/>
              </w:rPr>
            </w:pPr>
          </w:p>
        </w:tc>
        <w:tc>
          <w:tcPr>
            <w:tcW w:w="0" w:type="auto"/>
            <w:tcBorders>
              <w:top w:val="nil"/>
              <w:left w:val="nil"/>
              <w:bottom w:val="single" w:sz="8" w:space="0" w:color="auto"/>
              <w:right w:val="nil"/>
            </w:tcBorders>
          </w:tcPr>
          <w:p w:rsidR="00602098" w:rsidRPr="00D1229E" w:rsidRDefault="00602098" w:rsidP="00DC468C">
            <w:pPr>
              <w:spacing w:before="100" w:beforeAutospacing="1" w:after="100" w:afterAutospacing="1"/>
            </w:pPr>
            <w:r>
              <w:t>Secondary Option:</w:t>
            </w:r>
          </w:p>
        </w:tc>
        <w:tc>
          <w:tcPr>
            <w:tcW w:w="0" w:type="auto"/>
            <w:tcBorders>
              <w:top w:val="nil"/>
              <w:left w:val="nil"/>
              <w:bottom w:val="single" w:sz="8" w:space="0" w:color="auto"/>
              <w:right w:val="nil"/>
            </w:tcBorders>
          </w:tcPr>
          <w:p w:rsidR="00602098" w:rsidRPr="00D1229E" w:rsidRDefault="00602098" w:rsidP="00DC468C">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DC468C">
            <w:pPr>
              <w:spacing w:before="100" w:beforeAutospacing="1" w:after="100" w:afterAutospacing="1"/>
            </w:pPr>
            <w:r w:rsidRPr="00C52AA6">
              <w:t>PXRM MANAGERS MENU</w:t>
            </w:r>
          </w:p>
          <w:p w:rsidR="00602098" w:rsidRPr="00C52AA6" w:rsidRDefault="00602098" w:rsidP="00DC468C">
            <w:pPr>
              <w:spacing w:before="100" w:beforeAutospacing="1" w:after="100" w:afterAutospacing="1"/>
            </w:pPr>
            <w:r>
              <w:t xml:space="preserve"> (for loading reminder dialogs)</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DC468C">
            <w:pPr>
              <w:spacing w:before="100" w:beforeAutospacing="1" w:after="100" w:afterAutospacing="1"/>
              <w:rPr>
                <w:color w:val="000000"/>
              </w:rPr>
            </w:pPr>
            <w:r>
              <w:rPr>
                <w:color w:val="000000"/>
              </w:rPr>
              <w:t>4.1, Appendix A</w:t>
            </w:r>
          </w:p>
        </w:tc>
      </w:tr>
      <w:tr w:rsidR="00602098" w:rsidTr="00DC468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Default="00602098" w:rsidP="00DC468C">
            <w:pPr>
              <w:spacing w:before="100" w:beforeAutospacing="1" w:after="100" w:afterAutospacing="1"/>
              <w:rPr>
                <w:color w:val="000000"/>
              </w:rPr>
            </w:pPr>
          </w:p>
        </w:tc>
        <w:tc>
          <w:tcPr>
            <w:tcW w:w="0" w:type="auto"/>
            <w:tcBorders>
              <w:top w:val="nil"/>
              <w:left w:val="nil"/>
              <w:bottom w:val="single" w:sz="8" w:space="0" w:color="auto"/>
              <w:right w:val="nil"/>
            </w:tcBorders>
          </w:tcPr>
          <w:p w:rsidR="00602098" w:rsidRPr="00D1229E" w:rsidRDefault="00602098" w:rsidP="00DC468C">
            <w:pPr>
              <w:spacing w:before="100" w:beforeAutospacing="1" w:after="100" w:afterAutospacing="1"/>
            </w:pPr>
            <w:r>
              <w:t>Key:</w:t>
            </w:r>
          </w:p>
        </w:tc>
        <w:tc>
          <w:tcPr>
            <w:tcW w:w="0" w:type="auto"/>
            <w:tcBorders>
              <w:top w:val="nil"/>
              <w:left w:val="nil"/>
              <w:bottom w:val="single" w:sz="8" w:space="0" w:color="auto"/>
              <w:right w:val="nil"/>
            </w:tcBorders>
          </w:tcPr>
          <w:p w:rsidR="00602098" w:rsidRPr="00D1229E" w:rsidRDefault="00602098" w:rsidP="00DC468C">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Pr="00C52AA6" w:rsidRDefault="00602098" w:rsidP="00DC468C">
            <w:pPr>
              <w:spacing w:before="100" w:beforeAutospacing="1" w:after="100" w:afterAutospacing="1"/>
            </w:pPr>
            <w:r w:rsidRPr="00C52AA6">
              <w:t xml:space="preserve">VEFA AWARE ADD/EDIT KB RULE </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DC468C">
            <w:pPr>
              <w:spacing w:before="100" w:beforeAutospacing="1" w:after="100" w:afterAutospacing="1"/>
              <w:rPr>
                <w:color w:val="000000"/>
              </w:rPr>
            </w:pPr>
            <w:r>
              <w:rPr>
                <w:color w:val="000000"/>
              </w:rPr>
              <w:t xml:space="preserve">4.4 </w:t>
            </w:r>
          </w:p>
        </w:tc>
      </w:tr>
      <w:tr w:rsidR="00602098" w:rsidTr="00DC468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02098" w:rsidRDefault="00602098" w:rsidP="00DC468C">
            <w:pPr>
              <w:rPr>
                <w:rFonts w:ascii="Arial" w:hAnsi="Arial" w:cs="Arial"/>
              </w:rPr>
            </w:pPr>
          </w:p>
        </w:tc>
        <w:tc>
          <w:tcPr>
            <w:tcW w:w="0" w:type="auto"/>
            <w:tcBorders>
              <w:top w:val="nil"/>
              <w:left w:val="nil"/>
              <w:bottom w:val="single" w:sz="8" w:space="0" w:color="auto"/>
              <w:right w:val="nil"/>
            </w:tcBorders>
          </w:tcPr>
          <w:p w:rsidR="00602098" w:rsidRDefault="00602098" w:rsidP="00DC468C">
            <w:pPr>
              <w:spacing w:before="100" w:beforeAutospacing="1" w:after="100" w:afterAutospacing="1"/>
            </w:pPr>
          </w:p>
        </w:tc>
        <w:tc>
          <w:tcPr>
            <w:tcW w:w="0" w:type="auto"/>
            <w:tcBorders>
              <w:top w:val="nil"/>
              <w:left w:val="nil"/>
              <w:bottom w:val="single" w:sz="8" w:space="0" w:color="auto"/>
              <w:right w:val="nil"/>
            </w:tcBorders>
          </w:tcPr>
          <w:p w:rsidR="00602098" w:rsidRDefault="00602098" w:rsidP="00DC468C">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602098" w:rsidRDefault="00602098" w:rsidP="00DC468C">
            <w:pPr>
              <w:spacing w:before="100" w:beforeAutospacing="1" w:after="100" w:afterAutospacing="1"/>
            </w:pPr>
            <w:r w:rsidRPr="00D400B4">
              <w:t>VEFA AWARE ALL ALERT CACHE</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602098" w:rsidRDefault="00602098" w:rsidP="00DC468C">
            <w:pPr>
              <w:spacing w:before="100" w:beforeAutospacing="1" w:after="100" w:afterAutospacing="1"/>
            </w:pPr>
            <w:r>
              <w:rPr>
                <w:color w:val="000000"/>
              </w:rPr>
              <w:t>5.4 a</w:t>
            </w:r>
          </w:p>
        </w:tc>
      </w:tr>
      <w:tr w:rsidR="00602098" w:rsidTr="00DC468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02098" w:rsidRDefault="00602098" w:rsidP="00DC468C">
            <w:pPr>
              <w:spacing w:before="100" w:beforeAutospacing="1" w:after="100" w:afterAutospacing="1"/>
            </w:pPr>
            <w:r>
              <w:rPr>
                <w:color w:val="000000"/>
              </w:rPr>
              <w:t xml:space="preserve"> </w:t>
            </w:r>
          </w:p>
        </w:tc>
        <w:tc>
          <w:tcPr>
            <w:tcW w:w="0" w:type="auto"/>
            <w:tcBorders>
              <w:top w:val="nil"/>
              <w:left w:val="nil"/>
              <w:bottom w:val="single" w:sz="8" w:space="0" w:color="auto"/>
              <w:right w:val="nil"/>
            </w:tcBorders>
          </w:tcPr>
          <w:p w:rsidR="00602098" w:rsidRDefault="00602098" w:rsidP="00DC468C">
            <w:pPr>
              <w:spacing w:before="100" w:beforeAutospacing="1" w:after="100" w:afterAutospacing="1"/>
            </w:pPr>
            <w:r>
              <w:t>Parameter:</w:t>
            </w:r>
          </w:p>
        </w:tc>
        <w:tc>
          <w:tcPr>
            <w:tcW w:w="0" w:type="auto"/>
            <w:tcBorders>
              <w:top w:val="nil"/>
              <w:left w:val="nil"/>
              <w:bottom w:val="single" w:sz="8" w:space="0" w:color="auto"/>
              <w:right w:val="nil"/>
            </w:tcBorders>
          </w:tcPr>
          <w:p w:rsidR="00602098" w:rsidRDefault="00602098" w:rsidP="00DC468C">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602098" w:rsidRPr="00D400B4" w:rsidRDefault="00602098" w:rsidP="00DC468C">
            <w:pPr>
              <w:spacing w:before="100" w:beforeAutospacing="1" w:after="100" w:afterAutospacing="1"/>
            </w:pPr>
            <w:r w:rsidRPr="00C52AA6">
              <w:t>VEFA ORWCOM PAT CHART CLOSEOUT</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602098" w:rsidRDefault="00602098" w:rsidP="00DC468C">
            <w:pPr>
              <w:spacing w:before="100" w:beforeAutospacing="1" w:after="100" w:afterAutospacing="1"/>
            </w:pPr>
            <w:r>
              <w:t>5.1 a</w:t>
            </w:r>
          </w:p>
        </w:tc>
      </w:tr>
      <w:tr w:rsidR="00602098" w:rsidTr="00DC468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Pr="0045145F" w:rsidRDefault="00602098" w:rsidP="00DC468C">
            <w:pPr>
              <w:spacing w:before="100" w:beforeAutospacing="1" w:after="100" w:afterAutospacing="1"/>
              <w:rPr>
                <w:b/>
                <w:color w:val="000000"/>
              </w:rPr>
            </w:pPr>
            <w:r w:rsidRPr="0045145F">
              <w:rPr>
                <w:b/>
                <w:color w:val="000000"/>
              </w:rPr>
              <w:t>Clinical Application Coordinator (CAC)</w:t>
            </w:r>
          </w:p>
        </w:tc>
        <w:tc>
          <w:tcPr>
            <w:tcW w:w="0" w:type="auto"/>
            <w:tcBorders>
              <w:top w:val="nil"/>
              <w:left w:val="nil"/>
              <w:bottom w:val="single" w:sz="8" w:space="0" w:color="auto"/>
              <w:right w:val="nil"/>
            </w:tcBorders>
          </w:tcPr>
          <w:p w:rsidR="00602098" w:rsidRDefault="00602098" w:rsidP="00DC468C">
            <w:pPr>
              <w:spacing w:before="100" w:beforeAutospacing="1" w:after="100" w:afterAutospacing="1"/>
            </w:pPr>
          </w:p>
        </w:tc>
        <w:tc>
          <w:tcPr>
            <w:tcW w:w="0" w:type="auto"/>
            <w:tcBorders>
              <w:top w:val="nil"/>
              <w:left w:val="nil"/>
              <w:bottom w:val="single" w:sz="8" w:space="0" w:color="auto"/>
              <w:right w:val="nil"/>
            </w:tcBorders>
          </w:tcPr>
          <w:p w:rsidR="00602098" w:rsidRPr="00D1229E" w:rsidRDefault="00602098" w:rsidP="00DC468C">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DC468C">
            <w:pPr>
              <w:spacing w:before="100" w:beforeAutospacing="1" w:after="100" w:afterAutospacing="1"/>
              <w:rPr>
                <w:rFonts w:ascii="Arial" w:hAnsi="Arial" w:cs="Arial"/>
              </w:rPr>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DC468C">
            <w:pPr>
              <w:spacing w:before="100" w:beforeAutospacing="1" w:after="100" w:afterAutospacing="1"/>
              <w:rPr>
                <w:color w:val="000000"/>
              </w:rPr>
            </w:pPr>
          </w:p>
        </w:tc>
      </w:tr>
      <w:tr w:rsidR="00602098" w:rsidTr="00DC468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02098" w:rsidRDefault="00602098" w:rsidP="00DC468C">
            <w:pPr>
              <w:rPr>
                <w:rFonts w:ascii="Arial" w:hAnsi="Arial" w:cs="Arial"/>
              </w:rPr>
            </w:pPr>
          </w:p>
        </w:tc>
        <w:tc>
          <w:tcPr>
            <w:tcW w:w="0" w:type="auto"/>
            <w:tcBorders>
              <w:top w:val="nil"/>
              <w:left w:val="nil"/>
              <w:bottom w:val="single" w:sz="8" w:space="0" w:color="auto"/>
              <w:right w:val="nil"/>
            </w:tcBorders>
          </w:tcPr>
          <w:p w:rsidR="00602098" w:rsidRDefault="00602098" w:rsidP="00DC468C">
            <w:pPr>
              <w:spacing w:before="100" w:beforeAutospacing="1" w:after="100" w:afterAutospacing="1"/>
            </w:pPr>
            <w:r>
              <w:t>Secondary Option:</w:t>
            </w:r>
          </w:p>
        </w:tc>
        <w:tc>
          <w:tcPr>
            <w:tcW w:w="0" w:type="auto"/>
            <w:tcBorders>
              <w:top w:val="nil"/>
              <w:left w:val="nil"/>
              <w:bottom w:val="single" w:sz="8" w:space="0" w:color="auto"/>
              <w:right w:val="nil"/>
            </w:tcBorders>
          </w:tcPr>
          <w:p w:rsidR="00602098" w:rsidRDefault="00602098" w:rsidP="00DC468C">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602098" w:rsidRDefault="00602098" w:rsidP="00DC468C">
            <w:pPr>
              <w:spacing w:before="100" w:beforeAutospacing="1" w:after="100" w:afterAutospacing="1"/>
            </w:pPr>
            <w:r>
              <w:t>VEFAALRE</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602098" w:rsidRDefault="00602098" w:rsidP="00DC468C">
            <w:pPr>
              <w:spacing w:before="100" w:beforeAutospacing="1" w:after="100" w:afterAutospacing="1"/>
            </w:pPr>
            <w:r>
              <w:rPr>
                <w:color w:val="000000"/>
              </w:rPr>
              <w:t>5.1 b</w:t>
            </w:r>
          </w:p>
        </w:tc>
      </w:tr>
      <w:tr w:rsidR="00602098" w:rsidTr="00DC468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Default="00602098" w:rsidP="00DC468C">
            <w:pPr>
              <w:rPr>
                <w:rFonts w:ascii="Arial" w:hAnsi="Arial" w:cs="Arial"/>
              </w:rPr>
            </w:pPr>
          </w:p>
        </w:tc>
        <w:tc>
          <w:tcPr>
            <w:tcW w:w="0" w:type="auto"/>
            <w:tcBorders>
              <w:top w:val="nil"/>
              <w:left w:val="nil"/>
              <w:bottom w:val="single" w:sz="8" w:space="0" w:color="auto"/>
              <w:right w:val="nil"/>
            </w:tcBorders>
          </w:tcPr>
          <w:p w:rsidR="00602098" w:rsidRDefault="00602098" w:rsidP="00DC468C">
            <w:pPr>
              <w:spacing w:before="100" w:beforeAutospacing="1" w:after="100" w:afterAutospacing="1"/>
            </w:pPr>
          </w:p>
        </w:tc>
        <w:tc>
          <w:tcPr>
            <w:tcW w:w="0" w:type="auto"/>
            <w:tcBorders>
              <w:top w:val="nil"/>
              <w:left w:val="nil"/>
              <w:bottom w:val="single" w:sz="8" w:space="0" w:color="auto"/>
              <w:right w:val="nil"/>
            </w:tcBorders>
          </w:tcPr>
          <w:p w:rsidR="00602098" w:rsidRDefault="00602098" w:rsidP="00DC468C">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DC468C">
            <w:pPr>
              <w:spacing w:before="100" w:beforeAutospacing="1" w:after="100" w:afterAutospacing="1"/>
              <w:rPr>
                <w:rFonts w:cs="r_ansi"/>
              </w:rPr>
            </w:pPr>
            <w:r w:rsidRPr="009B0A46">
              <w:rPr>
                <w:rFonts w:cs="r_ansi"/>
              </w:rPr>
              <w:t>ORW TOOL MENU ITEMS</w:t>
            </w:r>
          </w:p>
          <w:p w:rsidR="00602098" w:rsidRPr="009B0A46" w:rsidRDefault="00602098" w:rsidP="00DC468C">
            <w:pPr>
              <w:spacing w:before="100" w:beforeAutospacing="1" w:after="100" w:afterAutospacing="1"/>
            </w:pPr>
            <w:r>
              <w:rPr>
                <w:rFonts w:cs="r_ansi"/>
              </w:rPr>
              <w:t>(For adding Alert Cache Viewer to CPRS Tools Menu by individual user , or by system to include all CPRS users)</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DC468C">
            <w:pPr>
              <w:spacing w:before="100" w:beforeAutospacing="1" w:after="100" w:afterAutospacing="1"/>
              <w:rPr>
                <w:color w:val="000000"/>
              </w:rPr>
            </w:pPr>
            <w:r>
              <w:rPr>
                <w:color w:val="000000"/>
              </w:rPr>
              <w:t>5.4 b</w:t>
            </w:r>
          </w:p>
        </w:tc>
      </w:tr>
      <w:tr w:rsidR="00602098" w:rsidTr="00DC468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02098" w:rsidRDefault="00602098" w:rsidP="00DC468C">
            <w:pPr>
              <w:rPr>
                <w:rFonts w:ascii="Arial" w:hAnsi="Arial" w:cs="Arial"/>
              </w:rPr>
            </w:pPr>
          </w:p>
        </w:tc>
        <w:tc>
          <w:tcPr>
            <w:tcW w:w="0" w:type="auto"/>
            <w:tcBorders>
              <w:top w:val="nil"/>
              <w:left w:val="nil"/>
              <w:bottom w:val="single" w:sz="8" w:space="0" w:color="auto"/>
              <w:right w:val="nil"/>
            </w:tcBorders>
          </w:tcPr>
          <w:p w:rsidR="00602098" w:rsidRDefault="00602098" w:rsidP="00DC468C">
            <w:pPr>
              <w:spacing w:before="100" w:beforeAutospacing="1" w:after="100" w:afterAutospacing="1"/>
            </w:pPr>
            <w:r>
              <w:t>Key:</w:t>
            </w:r>
          </w:p>
        </w:tc>
        <w:tc>
          <w:tcPr>
            <w:tcW w:w="0" w:type="auto"/>
            <w:tcBorders>
              <w:top w:val="nil"/>
              <w:left w:val="nil"/>
              <w:bottom w:val="single" w:sz="8" w:space="0" w:color="auto"/>
              <w:right w:val="nil"/>
            </w:tcBorders>
          </w:tcPr>
          <w:p w:rsidR="00602098" w:rsidRDefault="00602098" w:rsidP="00DC468C">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602098" w:rsidRDefault="00602098" w:rsidP="00DC468C">
            <w:pPr>
              <w:spacing w:before="100" w:beforeAutospacing="1" w:after="100" w:afterAutospacing="1"/>
            </w:pPr>
            <w:r w:rsidRPr="003247DF">
              <w:t>VEFA AWARE ADD/EDIT KB RULE</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602098" w:rsidRDefault="00602098" w:rsidP="00DC468C">
            <w:pPr>
              <w:spacing w:before="100" w:beforeAutospacing="1" w:after="100" w:afterAutospacing="1"/>
            </w:pPr>
            <w:r>
              <w:rPr>
                <w:color w:val="000000"/>
              </w:rPr>
              <w:t>4.4, 4.6 b, 4.7 b, 4.10</w:t>
            </w:r>
          </w:p>
        </w:tc>
      </w:tr>
      <w:tr w:rsidR="00602098" w:rsidTr="00DC468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02098" w:rsidRDefault="00602098" w:rsidP="00DC468C">
            <w:pPr>
              <w:rPr>
                <w:rFonts w:ascii="Arial" w:hAnsi="Arial" w:cs="Arial"/>
              </w:rPr>
            </w:pPr>
          </w:p>
        </w:tc>
        <w:tc>
          <w:tcPr>
            <w:tcW w:w="0" w:type="auto"/>
            <w:tcBorders>
              <w:top w:val="nil"/>
              <w:left w:val="nil"/>
              <w:bottom w:val="single" w:sz="8" w:space="0" w:color="auto"/>
              <w:right w:val="nil"/>
            </w:tcBorders>
          </w:tcPr>
          <w:p w:rsidR="00602098" w:rsidRDefault="00602098" w:rsidP="00DC468C">
            <w:pPr>
              <w:spacing w:before="100" w:beforeAutospacing="1" w:after="100" w:afterAutospacing="1"/>
            </w:pPr>
          </w:p>
        </w:tc>
        <w:tc>
          <w:tcPr>
            <w:tcW w:w="0" w:type="auto"/>
            <w:tcBorders>
              <w:top w:val="nil"/>
              <w:left w:val="nil"/>
              <w:bottom w:val="single" w:sz="8" w:space="0" w:color="auto"/>
              <w:right w:val="nil"/>
            </w:tcBorders>
          </w:tcPr>
          <w:p w:rsidR="00602098" w:rsidRDefault="00602098" w:rsidP="00DC468C">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602098" w:rsidRDefault="00602098" w:rsidP="00DC468C">
            <w:pPr>
              <w:spacing w:before="100" w:beforeAutospacing="1" w:after="100" w:afterAutospacing="1"/>
            </w:pPr>
            <w:r w:rsidRPr="003247DF">
              <w:t>VEFA AWARE ALL ALERT CACHE</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602098" w:rsidRDefault="00602098" w:rsidP="00DC468C">
            <w:pPr>
              <w:spacing w:before="100" w:beforeAutospacing="1" w:after="100" w:afterAutospacing="1"/>
            </w:pPr>
            <w:r>
              <w:rPr>
                <w:color w:val="000000"/>
              </w:rPr>
              <w:t>5.4 a</w:t>
            </w:r>
          </w:p>
        </w:tc>
      </w:tr>
      <w:tr w:rsidR="00602098" w:rsidTr="00DC468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02098" w:rsidRDefault="00602098" w:rsidP="00DC468C">
            <w:pPr>
              <w:rPr>
                <w:rFonts w:ascii="Arial" w:hAnsi="Arial" w:cs="Arial"/>
              </w:rPr>
            </w:pPr>
          </w:p>
        </w:tc>
        <w:tc>
          <w:tcPr>
            <w:tcW w:w="0" w:type="auto"/>
            <w:tcBorders>
              <w:top w:val="nil"/>
              <w:left w:val="nil"/>
              <w:bottom w:val="single" w:sz="8" w:space="0" w:color="auto"/>
              <w:right w:val="nil"/>
            </w:tcBorders>
          </w:tcPr>
          <w:p w:rsidR="00602098" w:rsidRDefault="00602098" w:rsidP="00DC468C">
            <w:pPr>
              <w:spacing w:before="100" w:beforeAutospacing="1" w:after="100" w:afterAutospacing="1"/>
            </w:pPr>
            <w:r>
              <w:t>Parameter:</w:t>
            </w:r>
          </w:p>
        </w:tc>
        <w:tc>
          <w:tcPr>
            <w:tcW w:w="0" w:type="auto"/>
            <w:tcBorders>
              <w:top w:val="nil"/>
              <w:left w:val="nil"/>
              <w:bottom w:val="single" w:sz="8" w:space="0" w:color="auto"/>
              <w:right w:val="nil"/>
            </w:tcBorders>
          </w:tcPr>
          <w:p w:rsidR="00602098" w:rsidRDefault="00602098" w:rsidP="00DC468C">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602098" w:rsidRPr="00C52AA6" w:rsidRDefault="00602098" w:rsidP="00DC468C">
            <w:pPr>
              <w:spacing w:before="100" w:beforeAutospacing="1" w:after="100" w:afterAutospacing="1"/>
            </w:pPr>
            <w:r w:rsidRPr="00C52AA6">
              <w:t>VEFA ORWCOM PAT CHART CLOSEOUT</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602098" w:rsidRDefault="00602098" w:rsidP="00DC468C">
            <w:pPr>
              <w:spacing w:before="100" w:beforeAutospacing="1" w:after="100" w:afterAutospacing="1"/>
            </w:pPr>
            <w:r>
              <w:rPr>
                <w:color w:val="000000"/>
              </w:rPr>
              <w:t>5.1 a</w:t>
            </w:r>
          </w:p>
        </w:tc>
      </w:tr>
      <w:tr w:rsidR="00602098" w:rsidTr="00DC468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02098" w:rsidRDefault="00602098" w:rsidP="00DC468C">
            <w:pPr>
              <w:rPr>
                <w:rFonts w:ascii="Arial" w:hAnsi="Arial" w:cs="Arial"/>
              </w:rPr>
            </w:pPr>
          </w:p>
        </w:tc>
        <w:tc>
          <w:tcPr>
            <w:tcW w:w="0" w:type="auto"/>
            <w:tcBorders>
              <w:top w:val="nil"/>
              <w:left w:val="nil"/>
              <w:bottom w:val="single" w:sz="8" w:space="0" w:color="auto"/>
              <w:right w:val="nil"/>
            </w:tcBorders>
          </w:tcPr>
          <w:p w:rsidR="00602098" w:rsidRDefault="00602098" w:rsidP="00DC468C">
            <w:pPr>
              <w:spacing w:before="100" w:beforeAutospacing="1" w:after="100" w:afterAutospacing="1"/>
            </w:pPr>
          </w:p>
        </w:tc>
        <w:tc>
          <w:tcPr>
            <w:tcW w:w="0" w:type="auto"/>
            <w:tcBorders>
              <w:top w:val="nil"/>
              <w:left w:val="nil"/>
              <w:bottom w:val="single" w:sz="8" w:space="0" w:color="auto"/>
              <w:right w:val="nil"/>
            </w:tcBorders>
          </w:tcPr>
          <w:p w:rsidR="00602098" w:rsidRDefault="00602098" w:rsidP="00DC468C">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602098" w:rsidRPr="00C52AA6" w:rsidRDefault="00602098" w:rsidP="00DC468C">
            <w:pPr>
              <w:spacing w:before="100" w:beforeAutospacing="1" w:after="100" w:afterAutospacing="1"/>
            </w:pPr>
            <w:r w:rsidRPr="00EA082E">
              <w:t xml:space="preserve">TIU TEMPLATE REMINDER DIALOGS </w:t>
            </w:r>
            <w:r>
              <w:t xml:space="preserve">(up to 4 </w:t>
            </w:r>
            <w:r w:rsidRPr="00EA082E">
              <w:t>parameterizations by user unless done by system for all users</w:t>
            </w:r>
            <w:r>
              <w:t>)</w:t>
            </w:r>
            <w:r w:rsidRPr="00EA082E">
              <w:t>.</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602098" w:rsidRDefault="00602098" w:rsidP="00DC468C">
            <w:pPr>
              <w:spacing w:before="100" w:beforeAutospacing="1" w:after="100" w:afterAutospacing="1"/>
            </w:pPr>
            <w:r>
              <w:rPr>
                <w:color w:val="000000"/>
              </w:rPr>
              <w:t>4.2</w:t>
            </w:r>
          </w:p>
        </w:tc>
      </w:tr>
      <w:tr w:rsidR="00602098" w:rsidTr="00DC468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Default="00602098" w:rsidP="00DC468C">
            <w:pPr>
              <w:rPr>
                <w:b/>
              </w:rPr>
            </w:pPr>
          </w:p>
        </w:tc>
        <w:tc>
          <w:tcPr>
            <w:tcW w:w="0" w:type="auto"/>
            <w:tcBorders>
              <w:top w:val="nil"/>
              <w:left w:val="nil"/>
              <w:bottom w:val="single" w:sz="8" w:space="0" w:color="auto"/>
              <w:right w:val="nil"/>
            </w:tcBorders>
          </w:tcPr>
          <w:p w:rsidR="00602098" w:rsidRPr="00A26642" w:rsidRDefault="00602098" w:rsidP="00DC468C">
            <w:r>
              <w:t>Other:</w:t>
            </w:r>
          </w:p>
        </w:tc>
        <w:tc>
          <w:tcPr>
            <w:tcW w:w="0" w:type="auto"/>
            <w:tcBorders>
              <w:top w:val="nil"/>
              <w:left w:val="nil"/>
              <w:bottom w:val="single" w:sz="8" w:space="0" w:color="auto"/>
              <w:right w:val="nil"/>
            </w:tcBorders>
          </w:tcPr>
          <w:p w:rsidR="00602098" w:rsidRPr="00A26642" w:rsidRDefault="00602098" w:rsidP="00DC468C"/>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DC468C">
            <w:r>
              <w:t>AWARE CPRS on Workstation</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Pr="00477A16" w:rsidRDefault="00602098" w:rsidP="00DC468C">
            <w:r>
              <w:t>5.5</w:t>
            </w:r>
          </w:p>
        </w:tc>
      </w:tr>
      <w:tr w:rsidR="00602098" w:rsidTr="00DC468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Default="00602098" w:rsidP="00DC468C">
            <w:pPr>
              <w:rPr>
                <w:rFonts w:ascii="Arial" w:hAnsi="Arial" w:cs="Arial"/>
              </w:rPr>
            </w:pPr>
            <w:r>
              <w:rPr>
                <w:b/>
              </w:rPr>
              <w:t>Clinical Champion (M.D.)</w:t>
            </w:r>
          </w:p>
        </w:tc>
        <w:tc>
          <w:tcPr>
            <w:tcW w:w="0" w:type="auto"/>
            <w:tcBorders>
              <w:top w:val="nil"/>
              <w:left w:val="nil"/>
              <w:bottom w:val="single" w:sz="8" w:space="0" w:color="auto"/>
              <w:right w:val="nil"/>
            </w:tcBorders>
          </w:tcPr>
          <w:p w:rsidR="00602098" w:rsidRPr="00A26642" w:rsidRDefault="00602098" w:rsidP="00DC468C"/>
        </w:tc>
        <w:tc>
          <w:tcPr>
            <w:tcW w:w="0" w:type="auto"/>
            <w:tcBorders>
              <w:top w:val="nil"/>
              <w:left w:val="nil"/>
              <w:bottom w:val="single" w:sz="8" w:space="0" w:color="auto"/>
              <w:right w:val="nil"/>
            </w:tcBorders>
          </w:tcPr>
          <w:p w:rsidR="00602098" w:rsidRPr="00A26642" w:rsidRDefault="00602098" w:rsidP="00DC468C"/>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DC468C"/>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Pr="00477A16" w:rsidRDefault="00602098" w:rsidP="00DC468C"/>
        </w:tc>
      </w:tr>
      <w:tr w:rsidR="00602098" w:rsidTr="00DC468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Default="00602098" w:rsidP="00DC468C">
            <w:pPr>
              <w:rPr>
                <w:rFonts w:ascii="Arial" w:hAnsi="Arial" w:cs="Arial"/>
              </w:rPr>
            </w:pPr>
          </w:p>
        </w:tc>
        <w:tc>
          <w:tcPr>
            <w:tcW w:w="0" w:type="auto"/>
            <w:tcBorders>
              <w:top w:val="nil"/>
              <w:left w:val="nil"/>
              <w:bottom w:val="single" w:sz="8" w:space="0" w:color="auto"/>
              <w:right w:val="nil"/>
            </w:tcBorders>
          </w:tcPr>
          <w:p w:rsidR="00602098" w:rsidRDefault="00602098" w:rsidP="00DC468C">
            <w:pPr>
              <w:spacing w:before="100" w:beforeAutospacing="1" w:after="100" w:afterAutospacing="1"/>
            </w:pPr>
            <w:r>
              <w:t>Secondary Option:</w:t>
            </w:r>
          </w:p>
        </w:tc>
        <w:tc>
          <w:tcPr>
            <w:tcW w:w="0" w:type="auto"/>
            <w:tcBorders>
              <w:top w:val="nil"/>
              <w:left w:val="nil"/>
              <w:bottom w:val="single" w:sz="8" w:space="0" w:color="auto"/>
              <w:right w:val="nil"/>
            </w:tcBorders>
          </w:tcPr>
          <w:p w:rsidR="00602098" w:rsidRDefault="00602098" w:rsidP="00DC468C">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DC468C">
            <w:pPr>
              <w:spacing w:before="100" w:beforeAutospacing="1" w:after="100" w:afterAutospacing="1"/>
            </w:pPr>
            <w:r w:rsidRPr="009306A0">
              <w:t>ORCM MGMT</w:t>
            </w:r>
            <w:r>
              <w:t xml:space="preserve"> </w:t>
            </w:r>
          </w:p>
          <w:p w:rsidR="00602098" w:rsidRPr="00F77391" w:rsidRDefault="00602098" w:rsidP="00DC468C">
            <w:pPr>
              <w:spacing w:before="100" w:beforeAutospacing="1" w:after="100" w:afterAutospacing="1"/>
            </w:pPr>
            <w:r>
              <w:t>(for refactoring reminder dialogs)</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DC468C">
            <w:pPr>
              <w:spacing w:before="100" w:beforeAutospacing="1" w:after="100" w:afterAutospacing="1"/>
              <w:rPr>
                <w:color w:val="000000"/>
              </w:rPr>
            </w:pPr>
            <w:r>
              <w:rPr>
                <w:color w:val="000000"/>
              </w:rPr>
              <w:t>4.5, 4.9, Appendix B</w:t>
            </w:r>
          </w:p>
        </w:tc>
      </w:tr>
      <w:tr w:rsidR="00602098" w:rsidTr="00DC468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Pr="00921E8B" w:rsidRDefault="00602098" w:rsidP="00DC468C">
            <w:pPr>
              <w:rPr>
                <w:b/>
              </w:rPr>
            </w:pPr>
            <w:r w:rsidRPr="00921E8B">
              <w:rPr>
                <w:b/>
              </w:rPr>
              <w:t>Clinician</w:t>
            </w:r>
          </w:p>
        </w:tc>
        <w:tc>
          <w:tcPr>
            <w:tcW w:w="0" w:type="auto"/>
            <w:tcBorders>
              <w:top w:val="nil"/>
              <w:left w:val="nil"/>
              <w:bottom w:val="single" w:sz="8" w:space="0" w:color="auto"/>
              <w:right w:val="nil"/>
            </w:tcBorders>
          </w:tcPr>
          <w:p w:rsidR="00602098" w:rsidRDefault="00602098" w:rsidP="00DC468C">
            <w:pPr>
              <w:spacing w:before="100" w:beforeAutospacing="1" w:after="100" w:afterAutospacing="1"/>
            </w:pPr>
          </w:p>
        </w:tc>
        <w:tc>
          <w:tcPr>
            <w:tcW w:w="0" w:type="auto"/>
            <w:tcBorders>
              <w:top w:val="nil"/>
              <w:left w:val="nil"/>
              <w:bottom w:val="single" w:sz="8" w:space="0" w:color="auto"/>
              <w:right w:val="nil"/>
            </w:tcBorders>
          </w:tcPr>
          <w:p w:rsidR="00602098" w:rsidRDefault="00602098" w:rsidP="00DC468C">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Pr="00F77391" w:rsidRDefault="00602098" w:rsidP="00DC468C">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DC468C">
            <w:pPr>
              <w:spacing w:before="100" w:beforeAutospacing="1" w:after="100" w:afterAutospacing="1"/>
              <w:rPr>
                <w:color w:val="000000"/>
              </w:rPr>
            </w:pPr>
          </w:p>
        </w:tc>
      </w:tr>
      <w:tr w:rsidR="00602098" w:rsidTr="00DC468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Default="00602098" w:rsidP="00DC468C">
            <w:pPr>
              <w:rPr>
                <w:rFonts w:ascii="Arial" w:hAnsi="Arial" w:cs="Arial"/>
              </w:rPr>
            </w:pPr>
          </w:p>
        </w:tc>
        <w:tc>
          <w:tcPr>
            <w:tcW w:w="0" w:type="auto"/>
            <w:tcBorders>
              <w:top w:val="nil"/>
              <w:left w:val="nil"/>
              <w:bottom w:val="single" w:sz="8" w:space="0" w:color="auto"/>
              <w:right w:val="nil"/>
            </w:tcBorders>
          </w:tcPr>
          <w:p w:rsidR="00602098" w:rsidRDefault="00602098" w:rsidP="00DC468C">
            <w:pPr>
              <w:spacing w:before="100" w:beforeAutospacing="1" w:after="100" w:afterAutospacing="1"/>
            </w:pPr>
            <w:r>
              <w:t>Secondary Option:</w:t>
            </w:r>
          </w:p>
        </w:tc>
        <w:tc>
          <w:tcPr>
            <w:tcW w:w="0" w:type="auto"/>
            <w:tcBorders>
              <w:top w:val="nil"/>
              <w:left w:val="nil"/>
              <w:bottom w:val="single" w:sz="8" w:space="0" w:color="auto"/>
              <w:right w:val="nil"/>
            </w:tcBorders>
          </w:tcPr>
          <w:p w:rsidR="00602098" w:rsidRDefault="00602098" w:rsidP="00DC468C">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Pr="004A2687" w:rsidRDefault="00602098" w:rsidP="00DC468C">
            <w:pPr>
              <w:spacing w:before="100" w:beforeAutospacing="1" w:after="100" w:afterAutospacing="1"/>
              <w:rPr>
                <w:b/>
              </w:rPr>
            </w:pPr>
            <w:r>
              <w:t>VEFAALRE</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DC468C">
            <w:pPr>
              <w:spacing w:before="100" w:beforeAutospacing="1" w:after="100" w:afterAutospacing="1"/>
              <w:rPr>
                <w:color w:val="000000"/>
              </w:rPr>
            </w:pPr>
            <w:r>
              <w:rPr>
                <w:color w:val="000000"/>
              </w:rPr>
              <w:t>5.1 b</w:t>
            </w:r>
          </w:p>
        </w:tc>
      </w:tr>
      <w:tr w:rsidR="00602098" w:rsidTr="00DC468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02098" w:rsidRDefault="00602098" w:rsidP="00DC468C">
            <w:pPr>
              <w:rPr>
                <w:rFonts w:ascii="Arial" w:hAnsi="Arial" w:cs="Arial"/>
              </w:rPr>
            </w:pPr>
          </w:p>
        </w:tc>
        <w:tc>
          <w:tcPr>
            <w:tcW w:w="0" w:type="auto"/>
            <w:tcBorders>
              <w:top w:val="nil"/>
              <w:left w:val="nil"/>
              <w:bottom w:val="single" w:sz="8" w:space="0" w:color="auto"/>
              <w:right w:val="nil"/>
            </w:tcBorders>
          </w:tcPr>
          <w:p w:rsidR="00602098" w:rsidRDefault="00602098" w:rsidP="00DC468C">
            <w:pPr>
              <w:spacing w:before="100" w:beforeAutospacing="1" w:after="100" w:afterAutospacing="1"/>
            </w:pPr>
            <w:r>
              <w:t>Key:</w:t>
            </w:r>
          </w:p>
        </w:tc>
        <w:tc>
          <w:tcPr>
            <w:tcW w:w="0" w:type="auto"/>
            <w:tcBorders>
              <w:top w:val="nil"/>
              <w:left w:val="nil"/>
              <w:bottom w:val="single" w:sz="8" w:space="0" w:color="auto"/>
              <w:right w:val="nil"/>
            </w:tcBorders>
          </w:tcPr>
          <w:p w:rsidR="00602098" w:rsidRDefault="00602098" w:rsidP="00DC468C">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602098" w:rsidRDefault="00602098" w:rsidP="00DC468C">
            <w:pPr>
              <w:spacing w:before="100" w:beforeAutospacing="1" w:after="100" w:afterAutospacing="1"/>
            </w:pPr>
            <w:r w:rsidRPr="00F77391">
              <w:t>VEFA AWARE ALL ALERT CACHE</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602098" w:rsidRDefault="00602098" w:rsidP="00DC468C">
            <w:pPr>
              <w:spacing w:before="100" w:beforeAutospacing="1" w:after="100" w:afterAutospacing="1"/>
            </w:pPr>
            <w:r>
              <w:rPr>
                <w:color w:val="000000"/>
              </w:rPr>
              <w:t>5.4 a</w:t>
            </w:r>
          </w:p>
        </w:tc>
      </w:tr>
      <w:tr w:rsidR="00602098" w:rsidTr="00DC468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Default="00602098" w:rsidP="00DC468C">
            <w:pPr>
              <w:rPr>
                <w:rFonts w:ascii="Arial" w:hAnsi="Arial" w:cs="Arial"/>
              </w:rPr>
            </w:pPr>
          </w:p>
        </w:tc>
        <w:tc>
          <w:tcPr>
            <w:tcW w:w="0" w:type="auto"/>
            <w:tcBorders>
              <w:top w:val="nil"/>
              <w:left w:val="nil"/>
              <w:bottom w:val="single" w:sz="8" w:space="0" w:color="auto"/>
              <w:right w:val="nil"/>
            </w:tcBorders>
          </w:tcPr>
          <w:p w:rsidR="00602098" w:rsidRDefault="00602098" w:rsidP="00DC468C">
            <w:pPr>
              <w:spacing w:before="100" w:beforeAutospacing="1" w:after="100" w:afterAutospacing="1"/>
            </w:pPr>
          </w:p>
        </w:tc>
        <w:tc>
          <w:tcPr>
            <w:tcW w:w="0" w:type="auto"/>
            <w:tcBorders>
              <w:top w:val="nil"/>
              <w:left w:val="nil"/>
              <w:bottom w:val="single" w:sz="8" w:space="0" w:color="auto"/>
              <w:right w:val="nil"/>
            </w:tcBorders>
          </w:tcPr>
          <w:p w:rsidR="00602098" w:rsidRDefault="00602098" w:rsidP="00DC468C">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Pr="003247DF" w:rsidRDefault="00602098" w:rsidP="00DC468C">
            <w:pPr>
              <w:spacing w:before="100" w:beforeAutospacing="1" w:after="100" w:afterAutospacing="1"/>
            </w:pPr>
            <w:r>
              <w:t>or</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DC468C">
            <w:pPr>
              <w:spacing w:before="100" w:beforeAutospacing="1" w:after="100" w:afterAutospacing="1"/>
              <w:rPr>
                <w:color w:val="000000"/>
              </w:rPr>
            </w:pPr>
          </w:p>
        </w:tc>
      </w:tr>
      <w:tr w:rsidR="00602098" w:rsidTr="00DC468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02098" w:rsidRDefault="00602098" w:rsidP="00DC468C">
            <w:pPr>
              <w:rPr>
                <w:rFonts w:ascii="Arial" w:hAnsi="Arial" w:cs="Arial"/>
              </w:rPr>
            </w:pPr>
          </w:p>
        </w:tc>
        <w:tc>
          <w:tcPr>
            <w:tcW w:w="0" w:type="auto"/>
            <w:tcBorders>
              <w:top w:val="nil"/>
              <w:left w:val="nil"/>
              <w:bottom w:val="single" w:sz="8" w:space="0" w:color="auto"/>
              <w:right w:val="nil"/>
            </w:tcBorders>
          </w:tcPr>
          <w:p w:rsidR="00602098" w:rsidRDefault="00602098" w:rsidP="00DC468C">
            <w:pPr>
              <w:spacing w:before="100" w:beforeAutospacing="1" w:after="100" w:afterAutospacing="1"/>
            </w:pPr>
          </w:p>
        </w:tc>
        <w:tc>
          <w:tcPr>
            <w:tcW w:w="0" w:type="auto"/>
            <w:tcBorders>
              <w:top w:val="nil"/>
              <w:left w:val="nil"/>
              <w:bottom w:val="single" w:sz="8" w:space="0" w:color="auto"/>
              <w:right w:val="nil"/>
            </w:tcBorders>
          </w:tcPr>
          <w:p w:rsidR="00602098" w:rsidRDefault="00602098" w:rsidP="00DC468C">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602098" w:rsidRDefault="00602098" w:rsidP="00DC468C">
            <w:pPr>
              <w:spacing w:before="100" w:beforeAutospacing="1" w:after="100" w:afterAutospacing="1"/>
            </w:pPr>
            <w:r w:rsidRPr="00F77391">
              <w:t>VEFA AWARE OWN ALERT CACHE</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602098" w:rsidRDefault="00602098" w:rsidP="00DC468C">
            <w:pPr>
              <w:spacing w:before="100" w:beforeAutospacing="1" w:after="100" w:afterAutospacing="1"/>
            </w:pPr>
            <w:r>
              <w:rPr>
                <w:color w:val="000000"/>
              </w:rPr>
              <w:t>5.4 a</w:t>
            </w:r>
          </w:p>
        </w:tc>
      </w:tr>
      <w:tr w:rsidR="00602098" w:rsidTr="00DC468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Default="00602098" w:rsidP="00DC468C">
            <w:pPr>
              <w:spacing w:before="100" w:beforeAutospacing="1" w:after="100" w:afterAutospacing="1"/>
            </w:pPr>
          </w:p>
        </w:tc>
        <w:tc>
          <w:tcPr>
            <w:tcW w:w="0" w:type="auto"/>
            <w:tcBorders>
              <w:top w:val="nil"/>
              <w:left w:val="nil"/>
              <w:bottom w:val="single" w:sz="8" w:space="0" w:color="auto"/>
              <w:right w:val="nil"/>
            </w:tcBorders>
          </w:tcPr>
          <w:p w:rsidR="00602098" w:rsidRDefault="00602098" w:rsidP="00DC468C">
            <w:pPr>
              <w:spacing w:before="100" w:beforeAutospacing="1" w:after="100" w:afterAutospacing="1"/>
            </w:pPr>
            <w:r>
              <w:t>Parameter:</w:t>
            </w:r>
          </w:p>
        </w:tc>
        <w:tc>
          <w:tcPr>
            <w:tcW w:w="0" w:type="auto"/>
            <w:tcBorders>
              <w:top w:val="nil"/>
              <w:left w:val="nil"/>
              <w:bottom w:val="single" w:sz="8" w:space="0" w:color="auto"/>
              <w:right w:val="nil"/>
            </w:tcBorders>
          </w:tcPr>
          <w:p w:rsidR="00602098" w:rsidRDefault="00602098" w:rsidP="00DC468C">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DC468C">
            <w:pPr>
              <w:spacing w:before="100" w:beforeAutospacing="1" w:after="100" w:afterAutospacing="1"/>
            </w:pPr>
            <w:r w:rsidRPr="00C52AA6">
              <w:t>VEFA ORWCOM PAT CHART CLOSEOUT</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DC468C">
            <w:pPr>
              <w:spacing w:before="100" w:beforeAutospacing="1" w:after="100" w:afterAutospacing="1"/>
              <w:rPr>
                <w:color w:val="000000"/>
              </w:rPr>
            </w:pPr>
            <w:r>
              <w:rPr>
                <w:color w:val="000000"/>
              </w:rPr>
              <w:t>5.1 a</w:t>
            </w:r>
          </w:p>
        </w:tc>
      </w:tr>
      <w:tr w:rsidR="00602098" w:rsidTr="00DC468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Default="00602098" w:rsidP="00DC468C">
            <w:pPr>
              <w:spacing w:before="100" w:beforeAutospacing="1" w:after="100" w:afterAutospacing="1"/>
            </w:pPr>
          </w:p>
        </w:tc>
        <w:tc>
          <w:tcPr>
            <w:tcW w:w="0" w:type="auto"/>
            <w:tcBorders>
              <w:top w:val="nil"/>
              <w:left w:val="nil"/>
              <w:bottom w:val="single" w:sz="8" w:space="0" w:color="auto"/>
              <w:right w:val="nil"/>
            </w:tcBorders>
          </w:tcPr>
          <w:p w:rsidR="00602098" w:rsidRDefault="00602098" w:rsidP="00DC468C">
            <w:pPr>
              <w:spacing w:before="100" w:beforeAutospacing="1" w:after="100" w:afterAutospacing="1"/>
            </w:pPr>
          </w:p>
        </w:tc>
        <w:tc>
          <w:tcPr>
            <w:tcW w:w="0" w:type="auto"/>
            <w:tcBorders>
              <w:top w:val="nil"/>
              <w:left w:val="nil"/>
              <w:bottom w:val="single" w:sz="8" w:space="0" w:color="auto"/>
              <w:right w:val="nil"/>
            </w:tcBorders>
          </w:tcPr>
          <w:p w:rsidR="00602098" w:rsidRDefault="00602098" w:rsidP="00DC468C">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DC468C">
            <w:pPr>
              <w:spacing w:before="100" w:beforeAutospacing="1" w:after="100" w:afterAutospacing="1"/>
            </w:pPr>
            <w:r w:rsidRPr="00C52AA6">
              <w:t>TIU TEMPLATE REMINDER DIALOGS</w:t>
            </w:r>
            <w:r>
              <w:t xml:space="preserve"> (up to 4 parameterizations by user unless done by system for all users). </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DC468C">
            <w:pPr>
              <w:spacing w:before="100" w:beforeAutospacing="1" w:after="100" w:afterAutospacing="1"/>
              <w:rPr>
                <w:color w:val="000000"/>
              </w:rPr>
            </w:pPr>
            <w:r>
              <w:rPr>
                <w:color w:val="000000"/>
              </w:rPr>
              <w:t>5.1 c</w:t>
            </w:r>
          </w:p>
        </w:tc>
      </w:tr>
      <w:tr w:rsidR="00602098" w:rsidTr="00DC468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Default="00602098" w:rsidP="00DC468C">
            <w:pPr>
              <w:rPr>
                <w:b/>
              </w:rPr>
            </w:pPr>
          </w:p>
        </w:tc>
        <w:tc>
          <w:tcPr>
            <w:tcW w:w="0" w:type="auto"/>
            <w:tcBorders>
              <w:top w:val="nil"/>
              <w:left w:val="nil"/>
              <w:bottom w:val="single" w:sz="8" w:space="0" w:color="auto"/>
              <w:right w:val="nil"/>
            </w:tcBorders>
          </w:tcPr>
          <w:p w:rsidR="00602098" w:rsidRPr="00A26642" w:rsidRDefault="00602098" w:rsidP="00DC468C">
            <w:r>
              <w:t>Other:</w:t>
            </w:r>
          </w:p>
        </w:tc>
        <w:tc>
          <w:tcPr>
            <w:tcW w:w="0" w:type="auto"/>
            <w:tcBorders>
              <w:top w:val="nil"/>
              <w:left w:val="nil"/>
              <w:bottom w:val="single" w:sz="8" w:space="0" w:color="auto"/>
              <w:right w:val="nil"/>
            </w:tcBorders>
          </w:tcPr>
          <w:p w:rsidR="00602098" w:rsidRPr="00A26642" w:rsidRDefault="00602098" w:rsidP="00DC468C"/>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DC468C">
            <w:r>
              <w:t>AWARE CPRS on Workstation</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DC468C">
            <w:pPr>
              <w:spacing w:before="100" w:beforeAutospacing="1" w:after="100" w:afterAutospacing="1"/>
              <w:rPr>
                <w:color w:val="000000"/>
              </w:rPr>
            </w:pPr>
            <w:r>
              <w:rPr>
                <w:color w:val="000000"/>
              </w:rPr>
              <w:t>5.5</w:t>
            </w:r>
          </w:p>
        </w:tc>
      </w:tr>
      <w:tr w:rsidR="00602098" w:rsidTr="00DC468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Pr="004A2687" w:rsidRDefault="00602098" w:rsidP="00DC468C">
            <w:pPr>
              <w:rPr>
                <w:rFonts w:ascii="Arial" w:hAnsi="Arial" w:cs="Arial"/>
                <w:b/>
              </w:rPr>
            </w:pPr>
            <w:r>
              <w:rPr>
                <w:b/>
              </w:rPr>
              <w:t>Nurse</w:t>
            </w:r>
          </w:p>
        </w:tc>
        <w:tc>
          <w:tcPr>
            <w:tcW w:w="0" w:type="auto"/>
            <w:tcBorders>
              <w:top w:val="nil"/>
              <w:left w:val="nil"/>
              <w:bottom w:val="single" w:sz="8" w:space="0" w:color="auto"/>
              <w:right w:val="nil"/>
            </w:tcBorders>
          </w:tcPr>
          <w:p w:rsidR="00602098" w:rsidRDefault="00602098" w:rsidP="00DC468C">
            <w:pPr>
              <w:spacing w:before="100" w:beforeAutospacing="1" w:after="100" w:afterAutospacing="1"/>
            </w:pPr>
          </w:p>
        </w:tc>
        <w:tc>
          <w:tcPr>
            <w:tcW w:w="0" w:type="auto"/>
            <w:tcBorders>
              <w:top w:val="nil"/>
              <w:left w:val="nil"/>
              <w:bottom w:val="single" w:sz="8" w:space="0" w:color="auto"/>
              <w:right w:val="nil"/>
            </w:tcBorders>
          </w:tcPr>
          <w:p w:rsidR="00602098" w:rsidRDefault="00602098" w:rsidP="00DC468C">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DC468C">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DC468C">
            <w:pPr>
              <w:spacing w:before="100" w:beforeAutospacing="1" w:after="100" w:afterAutospacing="1"/>
              <w:rPr>
                <w:color w:val="000000"/>
              </w:rPr>
            </w:pPr>
          </w:p>
        </w:tc>
      </w:tr>
      <w:tr w:rsidR="00602098" w:rsidTr="00DC468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Default="00602098" w:rsidP="00DC468C">
            <w:pPr>
              <w:rPr>
                <w:rFonts w:ascii="Arial" w:hAnsi="Arial" w:cs="Arial"/>
              </w:rPr>
            </w:pPr>
          </w:p>
        </w:tc>
        <w:tc>
          <w:tcPr>
            <w:tcW w:w="0" w:type="auto"/>
            <w:tcBorders>
              <w:top w:val="nil"/>
              <w:left w:val="nil"/>
              <w:bottom w:val="single" w:sz="8" w:space="0" w:color="auto"/>
              <w:right w:val="nil"/>
            </w:tcBorders>
          </w:tcPr>
          <w:p w:rsidR="00602098" w:rsidRDefault="00602098" w:rsidP="00DC468C">
            <w:pPr>
              <w:spacing w:before="100" w:beforeAutospacing="1" w:after="100" w:afterAutospacing="1"/>
            </w:pPr>
            <w:r>
              <w:t>Secondary Option:</w:t>
            </w:r>
          </w:p>
        </w:tc>
        <w:tc>
          <w:tcPr>
            <w:tcW w:w="0" w:type="auto"/>
            <w:tcBorders>
              <w:top w:val="nil"/>
              <w:left w:val="nil"/>
              <w:bottom w:val="single" w:sz="8" w:space="0" w:color="auto"/>
              <w:right w:val="nil"/>
            </w:tcBorders>
          </w:tcPr>
          <w:p w:rsidR="00602098" w:rsidRDefault="00602098" w:rsidP="00DC468C">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Pr="004A2687" w:rsidRDefault="00602098" w:rsidP="00DC468C">
            <w:pPr>
              <w:spacing w:before="100" w:beforeAutospacing="1" w:after="100" w:afterAutospacing="1"/>
              <w:rPr>
                <w:b/>
              </w:rPr>
            </w:pPr>
            <w:r>
              <w:t>VEFAALRE</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DC468C">
            <w:pPr>
              <w:spacing w:before="100" w:beforeAutospacing="1" w:after="100" w:afterAutospacing="1"/>
              <w:rPr>
                <w:color w:val="000000"/>
              </w:rPr>
            </w:pPr>
            <w:r>
              <w:rPr>
                <w:color w:val="000000"/>
              </w:rPr>
              <w:t>5.1 b</w:t>
            </w:r>
          </w:p>
        </w:tc>
      </w:tr>
      <w:tr w:rsidR="00602098" w:rsidTr="00DC468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Default="00602098" w:rsidP="00DC468C">
            <w:pPr>
              <w:spacing w:before="100" w:beforeAutospacing="1" w:after="100" w:afterAutospacing="1"/>
            </w:pPr>
          </w:p>
        </w:tc>
        <w:tc>
          <w:tcPr>
            <w:tcW w:w="0" w:type="auto"/>
            <w:tcBorders>
              <w:top w:val="nil"/>
              <w:left w:val="nil"/>
              <w:bottom w:val="single" w:sz="8" w:space="0" w:color="auto"/>
              <w:right w:val="nil"/>
            </w:tcBorders>
          </w:tcPr>
          <w:p w:rsidR="00602098" w:rsidRDefault="00602098" w:rsidP="00DC468C">
            <w:pPr>
              <w:spacing w:before="100" w:beforeAutospacing="1" w:after="100" w:afterAutospacing="1"/>
            </w:pPr>
            <w:r>
              <w:t>Parameter:</w:t>
            </w:r>
          </w:p>
        </w:tc>
        <w:tc>
          <w:tcPr>
            <w:tcW w:w="0" w:type="auto"/>
            <w:tcBorders>
              <w:top w:val="nil"/>
              <w:left w:val="nil"/>
              <w:bottom w:val="single" w:sz="8" w:space="0" w:color="auto"/>
              <w:right w:val="nil"/>
            </w:tcBorders>
          </w:tcPr>
          <w:p w:rsidR="00602098" w:rsidRDefault="00602098" w:rsidP="00DC468C">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DC468C">
            <w:pPr>
              <w:spacing w:before="100" w:beforeAutospacing="1" w:after="100" w:afterAutospacing="1"/>
            </w:pPr>
            <w:r w:rsidRPr="00C52AA6">
              <w:t>VEFA ORWCOM PAT CHART CLOSEOUT</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DC468C">
            <w:pPr>
              <w:spacing w:before="100" w:beforeAutospacing="1" w:after="100" w:afterAutospacing="1"/>
              <w:rPr>
                <w:color w:val="000000"/>
              </w:rPr>
            </w:pPr>
            <w:r>
              <w:rPr>
                <w:color w:val="000000"/>
              </w:rPr>
              <w:t>5.1 a</w:t>
            </w:r>
          </w:p>
        </w:tc>
      </w:tr>
      <w:tr w:rsidR="00602098" w:rsidTr="00DC468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Default="00602098" w:rsidP="00DC468C">
            <w:pPr>
              <w:spacing w:before="100" w:beforeAutospacing="1" w:after="100" w:afterAutospacing="1"/>
            </w:pPr>
          </w:p>
        </w:tc>
        <w:tc>
          <w:tcPr>
            <w:tcW w:w="0" w:type="auto"/>
            <w:tcBorders>
              <w:top w:val="nil"/>
              <w:left w:val="nil"/>
              <w:bottom w:val="single" w:sz="8" w:space="0" w:color="auto"/>
              <w:right w:val="nil"/>
            </w:tcBorders>
          </w:tcPr>
          <w:p w:rsidR="00602098" w:rsidRDefault="00602098" w:rsidP="00DC468C">
            <w:pPr>
              <w:spacing w:before="100" w:beforeAutospacing="1" w:after="100" w:afterAutospacing="1"/>
            </w:pPr>
          </w:p>
        </w:tc>
        <w:tc>
          <w:tcPr>
            <w:tcW w:w="0" w:type="auto"/>
            <w:tcBorders>
              <w:top w:val="nil"/>
              <w:left w:val="nil"/>
              <w:bottom w:val="single" w:sz="8" w:space="0" w:color="auto"/>
              <w:right w:val="nil"/>
            </w:tcBorders>
          </w:tcPr>
          <w:p w:rsidR="00602098" w:rsidRDefault="00602098" w:rsidP="00DC468C">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DC468C">
            <w:pPr>
              <w:spacing w:before="100" w:beforeAutospacing="1" w:after="100" w:afterAutospacing="1"/>
            </w:pPr>
            <w:r w:rsidRPr="00546A57">
              <w:t>TIU TEMPLATE REMINDER DIALOGS (up to 4 parameterizations by user unless done by system for all users).</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DC468C">
            <w:pPr>
              <w:spacing w:before="100" w:beforeAutospacing="1" w:after="100" w:afterAutospacing="1"/>
              <w:rPr>
                <w:color w:val="000000"/>
              </w:rPr>
            </w:pPr>
            <w:r>
              <w:rPr>
                <w:color w:val="000000"/>
              </w:rPr>
              <w:t>5.1 c</w:t>
            </w:r>
          </w:p>
        </w:tc>
      </w:tr>
      <w:tr w:rsidR="00602098" w:rsidTr="00DC468C">
        <w:trPr>
          <w:trHeight w:val="637"/>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Pr="00EA082E" w:rsidRDefault="00602098" w:rsidP="00DC468C">
            <w:pPr>
              <w:rPr>
                <w:b/>
                <w:bCs/>
                <w:szCs w:val="20"/>
              </w:rPr>
            </w:pPr>
          </w:p>
        </w:tc>
        <w:tc>
          <w:tcPr>
            <w:tcW w:w="0" w:type="auto"/>
            <w:tcBorders>
              <w:top w:val="nil"/>
              <w:left w:val="nil"/>
              <w:bottom w:val="single" w:sz="8" w:space="0" w:color="auto"/>
              <w:right w:val="nil"/>
            </w:tcBorders>
          </w:tcPr>
          <w:p w:rsidR="00602098" w:rsidRPr="00A26642" w:rsidRDefault="00602098" w:rsidP="00DC468C">
            <w:r>
              <w:t>Other:</w:t>
            </w:r>
          </w:p>
        </w:tc>
        <w:tc>
          <w:tcPr>
            <w:tcW w:w="0" w:type="auto"/>
            <w:tcBorders>
              <w:top w:val="nil"/>
              <w:left w:val="nil"/>
              <w:bottom w:val="single" w:sz="8" w:space="0" w:color="auto"/>
              <w:right w:val="nil"/>
            </w:tcBorders>
          </w:tcPr>
          <w:p w:rsidR="00602098" w:rsidRPr="00A26642" w:rsidRDefault="00602098" w:rsidP="00DC468C"/>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DC468C">
            <w:r>
              <w:t>AWARE CPRS on Workstation</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DC468C">
            <w:pPr>
              <w:spacing w:before="100" w:beforeAutospacing="1" w:after="100" w:afterAutospacing="1"/>
              <w:rPr>
                <w:color w:val="000000"/>
              </w:rPr>
            </w:pPr>
            <w:r>
              <w:rPr>
                <w:color w:val="000000"/>
              </w:rPr>
              <w:t>5.5</w:t>
            </w:r>
          </w:p>
        </w:tc>
      </w:tr>
      <w:tr w:rsidR="00602098" w:rsidTr="00DC468C">
        <w:trPr>
          <w:trHeight w:val="637"/>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Default="00602098" w:rsidP="00DC468C">
            <w:pPr>
              <w:rPr>
                <w:rFonts w:ascii="Arial" w:hAnsi="Arial" w:cs="Arial"/>
              </w:rPr>
            </w:pPr>
            <w:r w:rsidRPr="00EA082E">
              <w:rPr>
                <w:b/>
                <w:bCs/>
                <w:szCs w:val="20"/>
              </w:rPr>
              <w:t>Patient Safety Managers, Quality Personnel</w:t>
            </w:r>
            <w:r>
              <w:rPr>
                <w:b/>
                <w:bCs/>
                <w:szCs w:val="20"/>
              </w:rPr>
              <w:t>, Nursing Managers</w:t>
            </w:r>
          </w:p>
        </w:tc>
        <w:tc>
          <w:tcPr>
            <w:tcW w:w="0" w:type="auto"/>
            <w:tcBorders>
              <w:top w:val="nil"/>
              <w:left w:val="nil"/>
              <w:bottom w:val="single" w:sz="8" w:space="0" w:color="auto"/>
              <w:right w:val="nil"/>
            </w:tcBorders>
          </w:tcPr>
          <w:p w:rsidR="00602098" w:rsidRDefault="00602098" w:rsidP="00DC468C">
            <w:pPr>
              <w:spacing w:before="100" w:beforeAutospacing="1" w:after="100" w:afterAutospacing="1"/>
            </w:pPr>
          </w:p>
        </w:tc>
        <w:tc>
          <w:tcPr>
            <w:tcW w:w="0" w:type="auto"/>
            <w:tcBorders>
              <w:top w:val="nil"/>
              <w:left w:val="nil"/>
              <w:bottom w:val="single" w:sz="8" w:space="0" w:color="auto"/>
              <w:right w:val="nil"/>
            </w:tcBorders>
          </w:tcPr>
          <w:p w:rsidR="00602098" w:rsidRDefault="00602098" w:rsidP="00DC468C">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DC468C">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DC468C">
            <w:pPr>
              <w:spacing w:before="100" w:beforeAutospacing="1" w:after="100" w:afterAutospacing="1"/>
              <w:rPr>
                <w:color w:val="000000"/>
              </w:rPr>
            </w:pPr>
            <w:r>
              <w:rPr>
                <w:color w:val="000000"/>
              </w:rPr>
              <w:t xml:space="preserve">    </w:t>
            </w:r>
          </w:p>
          <w:p w:rsidR="00602098" w:rsidRDefault="00602098" w:rsidP="00DC468C">
            <w:pPr>
              <w:spacing w:before="100" w:beforeAutospacing="1" w:after="100" w:afterAutospacing="1"/>
              <w:rPr>
                <w:color w:val="000000"/>
              </w:rPr>
            </w:pPr>
            <w:r>
              <w:rPr>
                <w:color w:val="000000"/>
              </w:rPr>
              <w:t xml:space="preserve"> </w:t>
            </w:r>
          </w:p>
        </w:tc>
      </w:tr>
      <w:tr w:rsidR="00602098" w:rsidTr="00DC468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Default="00602098" w:rsidP="00DC468C">
            <w:pPr>
              <w:rPr>
                <w:rFonts w:ascii="Arial" w:hAnsi="Arial" w:cs="Arial"/>
              </w:rPr>
            </w:pPr>
            <w:r>
              <w:rPr>
                <w:szCs w:val="20"/>
              </w:rPr>
              <w:t xml:space="preserve"> </w:t>
            </w:r>
          </w:p>
        </w:tc>
        <w:tc>
          <w:tcPr>
            <w:tcW w:w="0" w:type="auto"/>
            <w:tcBorders>
              <w:top w:val="nil"/>
              <w:left w:val="nil"/>
              <w:bottom w:val="single" w:sz="8" w:space="0" w:color="auto"/>
              <w:right w:val="nil"/>
            </w:tcBorders>
          </w:tcPr>
          <w:p w:rsidR="00602098" w:rsidRDefault="00602098" w:rsidP="00DC468C">
            <w:pPr>
              <w:spacing w:before="100" w:beforeAutospacing="1" w:after="100" w:afterAutospacing="1"/>
            </w:pPr>
            <w:r>
              <w:t>Secondary Option:</w:t>
            </w:r>
          </w:p>
        </w:tc>
        <w:tc>
          <w:tcPr>
            <w:tcW w:w="0" w:type="auto"/>
            <w:tcBorders>
              <w:top w:val="nil"/>
              <w:left w:val="nil"/>
              <w:bottom w:val="single" w:sz="8" w:space="0" w:color="auto"/>
              <w:right w:val="nil"/>
            </w:tcBorders>
          </w:tcPr>
          <w:p w:rsidR="00602098" w:rsidRDefault="00602098" w:rsidP="00DC468C">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DC468C">
            <w:pPr>
              <w:spacing w:before="100" w:beforeAutospacing="1" w:after="100" w:afterAutospacing="1"/>
            </w:pPr>
            <w:r>
              <w:t>VEFAALRE</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DC468C">
            <w:pPr>
              <w:spacing w:before="100" w:beforeAutospacing="1" w:after="100" w:afterAutospacing="1"/>
              <w:rPr>
                <w:color w:val="000000"/>
              </w:rPr>
            </w:pPr>
            <w:r>
              <w:rPr>
                <w:color w:val="000000"/>
              </w:rPr>
              <w:t>5.1 b</w:t>
            </w:r>
          </w:p>
        </w:tc>
      </w:tr>
      <w:tr w:rsidR="00602098" w:rsidTr="00DC468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Pr="0098327A" w:rsidRDefault="00602098" w:rsidP="00DC468C">
            <w:pPr>
              <w:rPr>
                <w:rFonts w:ascii="Arial" w:hAnsi="Arial" w:cs="Arial"/>
              </w:rPr>
            </w:pPr>
          </w:p>
        </w:tc>
        <w:tc>
          <w:tcPr>
            <w:tcW w:w="0" w:type="auto"/>
            <w:tcBorders>
              <w:top w:val="nil"/>
              <w:left w:val="nil"/>
              <w:bottom w:val="single" w:sz="8" w:space="0" w:color="auto"/>
              <w:right w:val="nil"/>
            </w:tcBorders>
          </w:tcPr>
          <w:p w:rsidR="00602098" w:rsidRDefault="00602098" w:rsidP="00DC468C">
            <w:pPr>
              <w:spacing w:before="100" w:beforeAutospacing="1" w:after="100" w:afterAutospacing="1"/>
            </w:pPr>
            <w:r>
              <w:t>Key:</w:t>
            </w:r>
          </w:p>
        </w:tc>
        <w:tc>
          <w:tcPr>
            <w:tcW w:w="0" w:type="auto"/>
            <w:tcBorders>
              <w:top w:val="nil"/>
              <w:left w:val="nil"/>
              <w:bottom w:val="single" w:sz="8" w:space="0" w:color="auto"/>
              <w:right w:val="nil"/>
            </w:tcBorders>
          </w:tcPr>
          <w:p w:rsidR="00602098" w:rsidRDefault="00602098" w:rsidP="00DC468C">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DC468C">
            <w:pPr>
              <w:spacing w:before="100" w:beforeAutospacing="1" w:after="100" w:afterAutospacing="1"/>
            </w:pPr>
            <w:r w:rsidRPr="00F77391">
              <w:t>VEFA AWARE ALL ALERT CACHE</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DC468C">
            <w:pPr>
              <w:spacing w:before="100" w:beforeAutospacing="1" w:after="100" w:afterAutospacing="1"/>
            </w:pPr>
            <w:r>
              <w:t>5.4 a</w:t>
            </w:r>
          </w:p>
        </w:tc>
      </w:tr>
      <w:tr w:rsidR="00602098" w:rsidTr="00DC468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Default="00602098" w:rsidP="00DC468C">
            <w:pPr>
              <w:rPr>
                <w:rFonts w:ascii="Arial" w:hAnsi="Arial" w:cs="Arial"/>
              </w:rPr>
            </w:pPr>
          </w:p>
        </w:tc>
        <w:tc>
          <w:tcPr>
            <w:tcW w:w="0" w:type="auto"/>
            <w:tcBorders>
              <w:top w:val="nil"/>
              <w:left w:val="nil"/>
              <w:bottom w:val="single" w:sz="8" w:space="0" w:color="auto"/>
              <w:right w:val="nil"/>
            </w:tcBorders>
          </w:tcPr>
          <w:p w:rsidR="00602098" w:rsidRPr="002E26F7" w:rsidRDefault="00602098" w:rsidP="00DC468C">
            <w:r>
              <w:t xml:space="preserve">Parameter:    </w:t>
            </w:r>
          </w:p>
        </w:tc>
        <w:tc>
          <w:tcPr>
            <w:tcW w:w="0" w:type="auto"/>
            <w:tcBorders>
              <w:top w:val="nil"/>
              <w:left w:val="nil"/>
              <w:bottom w:val="single" w:sz="8" w:space="0" w:color="auto"/>
              <w:right w:val="nil"/>
            </w:tcBorders>
          </w:tcPr>
          <w:p w:rsidR="00602098" w:rsidRPr="002E26F7" w:rsidRDefault="00602098" w:rsidP="00DC468C"/>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Pr="002E26F7" w:rsidRDefault="00602098" w:rsidP="00DC468C">
            <w:r>
              <w:t>VEFA ORWCOM PAT CHART CLOSEOUT</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DC468C">
            <w:pPr>
              <w:spacing w:before="100" w:beforeAutospacing="1" w:after="100" w:afterAutospacing="1"/>
              <w:rPr>
                <w:color w:val="000000"/>
              </w:rPr>
            </w:pPr>
            <w:r>
              <w:rPr>
                <w:color w:val="000000"/>
              </w:rPr>
              <w:t>5.1 a</w:t>
            </w:r>
          </w:p>
        </w:tc>
      </w:tr>
      <w:tr w:rsidR="00602098" w:rsidTr="00DC468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Default="00602098" w:rsidP="00DC468C">
            <w:pPr>
              <w:rPr>
                <w:rFonts w:ascii="Arial" w:hAnsi="Arial" w:cs="Arial"/>
              </w:rPr>
            </w:pPr>
          </w:p>
        </w:tc>
        <w:tc>
          <w:tcPr>
            <w:tcW w:w="0" w:type="auto"/>
            <w:tcBorders>
              <w:top w:val="nil"/>
              <w:left w:val="nil"/>
              <w:bottom w:val="single" w:sz="8" w:space="0" w:color="auto"/>
              <w:right w:val="nil"/>
            </w:tcBorders>
          </w:tcPr>
          <w:p w:rsidR="00602098" w:rsidRPr="00A26642" w:rsidRDefault="00602098" w:rsidP="00DC468C">
            <w:r>
              <w:t>Other:</w:t>
            </w:r>
          </w:p>
        </w:tc>
        <w:tc>
          <w:tcPr>
            <w:tcW w:w="0" w:type="auto"/>
            <w:tcBorders>
              <w:top w:val="nil"/>
              <w:left w:val="nil"/>
              <w:bottom w:val="single" w:sz="8" w:space="0" w:color="auto"/>
              <w:right w:val="nil"/>
            </w:tcBorders>
          </w:tcPr>
          <w:p w:rsidR="00602098" w:rsidRPr="00A26642" w:rsidRDefault="00602098" w:rsidP="00DC468C"/>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DC468C">
            <w:r>
              <w:t>AWARE CPRS on Workstation</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DC468C">
            <w:pPr>
              <w:spacing w:before="100" w:beforeAutospacing="1" w:after="100" w:afterAutospacing="1"/>
              <w:rPr>
                <w:color w:val="000000"/>
              </w:rPr>
            </w:pPr>
            <w:r>
              <w:rPr>
                <w:color w:val="000000"/>
              </w:rPr>
              <w:t>5.5</w:t>
            </w:r>
          </w:p>
        </w:tc>
      </w:tr>
    </w:tbl>
    <w:p w:rsidR="00602098" w:rsidRPr="007B428C" w:rsidRDefault="00602098" w:rsidP="00602098"/>
    <w:p w:rsidR="00602098" w:rsidRDefault="00602098" w:rsidP="00602098"/>
    <w:p w:rsidR="00602098" w:rsidRPr="003F6C67" w:rsidRDefault="00602098" w:rsidP="00602098">
      <w:pPr>
        <w:shd w:val="clear" w:color="auto" w:fill="FFFFFF"/>
        <w:rPr>
          <w:color w:val="222222"/>
        </w:rPr>
      </w:pPr>
      <w:r w:rsidRPr="003F6C67">
        <w:rPr>
          <w:b/>
          <w:bCs/>
          <w:color w:val="222222"/>
          <w:sz w:val="22"/>
          <w:szCs w:val="22"/>
        </w:rPr>
        <w:t>NOTE:</w:t>
      </w:r>
      <w:r w:rsidRPr="003F6C67">
        <w:rPr>
          <w:color w:val="222222"/>
          <w:sz w:val="22"/>
          <w:szCs w:val="22"/>
        </w:rPr>
        <w:t xml:space="preserve"> The following two security keys </w:t>
      </w:r>
      <w:r>
        <w:rPr>
          <w:color w:val="222222"/>
          <w:sz w:val="22"/>
          <w:szCs w:val="22"/>
        </w:rPr>
        <w:t xml:space="preserve">included in the User Assignment table above </w:t>
      </w:r>
      <w:r w:rsidRPr="003F6C67">
        <w:rPr>
          <w:color w:val="222222"/>
          <w:sz w:val="22"/>
          <w:szCs w:val="22"/>
        </w:rPr>
        <w:t>control the Users access to viewing AWARE Alerts.  One permits a User to see All Alerts, the other only their Alerts. </w:t>
      </w:r>
    </w:p>
    <w:p w:rsidR="00602098" w:rsidRPr="003F6C67" w:rsidRDefault="00602098" w:rsidP="00602098">
      <w:pPr>
        <w:shd w:val="clear" w:color="auto" w:fill="FFFFFF"/>
        <w:rPr>
          <w:color w:val="222222"/>
        </w:rPr>
      </w:pPr>
      <w:r w:rsidRPr="003F6C67">
        <w:rPr>
          <w:color w:val="222222"/>
          <w:sz w:val="22"/>
          <w:szCs w:val="22"/>
        </w:rPr>
        <w:t> </w:t>
      </w:r>
    </w:p>
    <w:p w:rsidR="00602098" w:rsidRPr="003F6C67" w:rsidRDefault="00602098" w:rsidP="00602098">
      <w:pPr>
        <w:shd w:val="clear" w:color="auto" w:fill="FFFFFF"/>
        <w:rPr>
          <w:color w:val="222222"/>
        </w:rPr>
      </w:pPr>
      <w:r w:rsidRPr="003F6C67">
        <w:rPr>
          <w:color w:val="222222"/>
          <w:sz w:val="22"/>
          <w:szCs w:val="22"/>
        </w:rPr>
        <w:t>When testing and using this application it is important to understand this difference between these two Security key permissions.   Depending on the role of the Physician/clinician the site may want a Senior Physician/clinician such as the COS to have the View ALL ALERTS key.</w:t>
      </w:r>
    </w:p>
    <w:p w:rsidR="00602098" w:rsidRPr="003F6C67" w:rsidRDefault="00602098" w:rsidP="00602098">
      <w:pPr>
        <w:shd w:val="clear" w:color="auto" w:fill="FFFFFF"/>
        <w:rPr>
          <w:color w:val="222222"/>
        </w:rPr>
      </w:pPr>
      <w:r w:rsidRPr="003F6C67">
        <w:rPr>
          <w:color w:val="222222"/>
          <w:sz w:val="22"/>
          <w:szCs w:val="22"/>
        </w:rPr>
        <w:t> </w:t>
      </w:r>
    </w:p>
    <w:p w:rsidR="00602098" w:rsidRPr="003F6C67" w:rsidRDefault="00602098" w:rsidP="00602098">
      <w:pPr>
        <w:shd w:val="clear" w:color="auto" w:fill="FFFFFF"/>
        <w:ind w:left="720"/>
        <w:rPr>
          <w:color w:val="222222"/>
        </w:rPr>
      </w:pPr>
      <w:r w:rsidRPr="003F6C67">
        <w:rPr>
          <w:color w:val="222222"/>
          <w:sz w:val="22"/>
          <w:szCs w:val="22"/>
        </w:rPr>
        <w:t>VEFA AWARE ALL ALERT CACHE:</w:t>
      </w:r>
    </w:p>
    <w:p w:rsidR="00602098" w:rsidRPr="003F6C67" w:rsidRDefault="00602098" w:rsidP="00602098">
      <w:pPr>
        <w:shd w:val="clear" w:color="auto" w:fill="FFFFFF"/>
        <w:ind w:left="1440"/>
        <w:rPr>
          <w:color w:val="222222"/>
        </w:rPr>
      </w:pPr>
      <w:r w:rsidRPr="003F6C67">
        <w:rPr>
          <w:color w:val="222222"/>
          <w:sz w:val="22"/>
          <w:szCs w:val="22"/>
        </w:rPr>
        <w:t>This permits the user to be able to view all alerts. </w:t>
      </w:r>
    </w:p>
    <w:p w:rsidR="00602098" w:rsidRPr="003F6C67" w:rsidRDefault="00602098" w:rsidP="00602098">
      <w:pPr>
        <w:shd w:val="clear" w:color="auto" w:fill="FFFFFF"/>
        <w:ind w:left="720"/>
        <w:rPr>
          <w:color w:val="222222"/>
        </w:rPr>
      </w:pPr>
      <w:r w:rsidRPr="003F6C67">
        <w:rPr>
          <w:color w:val="222222"/>
          <w:sz w:val="22"/>
          <w:szCs w:val="22"/>
        </w:rPr>
        <w:lastRenderedPageBreak/>
        <w:t> </w:t>
      </w:r>
    </w:p>
    <w:p w:rsidR="00602098" w:rsidRPr="003F6C67" w:rsidRDefault="00602098" w:rsidP="00602098">
      <w:pPr>
        <w:shd w:val="clear" w:color="auto" w:fill="FFFFFF"/>
        <w:ind w:left="720"/>
        <w:rPr>
          <w:color w:val="222222"/>
        </w:rPr>
      </w:pPr>
      <w:r w:rsidRPr="003F6C67">
        <w:rPr>
          <w:color w:val="222222"/>
          <w:sz w:val="22"/>
          <w:szCs w:val="22"/>
        </w:rPr>
        <w:t>VEFA AWARE OWN ALERT CACHE:</w:t>
      </w:r>
    </w:p>
    <w:p w:rsidR="00602098" w:rsidRPr="003F6C67" w:rsidRDefault="00602098" w:rsidP="00602098">
      <w:pPr>
        <w:shd w:val="clear" w:color="auto" w:fill="FFFFFF"/>
        <w:ind w:left="1440"/>
        <w:rPr>
          <w:color w:val="222222"/>
        </w:rPr>
      </w:pPr>
      <w:r w:rsidRPr="003F6C67">
        <w:rPr>
          <w:color w:val="222222"/>
          <w:sz w:val="22"/>
          <w:szCs w:val="22"/>
        </w:rPr>
        <w:t>This restricts the users View so they can only see their own alerts.</w:t>
      </w:r>
    </w:p>
    <w:p w:rsidR="00602098" w:rsidRPr="003F6C67" w:rsidRDefault="00602098" w:rsidP="00602098">
      <w:pPr>
        <w:shd w:val="clear" w:color="auto" w:fill="FFFFFF"/>
        <w:rPr>
          <w:color w:val="222222"/>
        </w:rPr>
      </w:pPr>
      <w:r w:rsidRPr="003F6C67">
        <w:rPr>
          <w:rFonts w:ascii="Calibri" w:hAnsi="Calibri"/>
          <w:color w:val="1F497D"/>
          <w:sz w:val="22"/>
          <w:szCs w:val="22"/>
        </w:rPr>
        <w:t> </w:t>
      </w:r>
    </w:p>
    <w:p w:rsidR="00602098" w:rsidRPr="003F6C67" w:rsidRDefault="00602098" w:rsidP="00602098">
      <w:pPr>
        <w:shd w:val="clear" w:color="auto" w:fill="FFFFFF"/>
        <w:rPr>
          <w:color w:val="222222"/>
        </w:rPr>
      </w:pPr>
      <w:r w:rsidRPr="003F6C67">
        <w:rPr>
          <w:rFonts w:ascii="Calibri" w:hAnsi="Calibri"/>
          <w:color w:val="1F497D"/>
          <w:sz w:val="22"/>
          <w:szCs w:val="22"/>
        </w:rPr>
        <w:t> </w:t>
      </w:r>
    </w:p>
    <w:p w:rsidR="00602098" w:rsidRPr="00567FB4" w:rsidRDefault="00602098" w:rsidP="00602098">
      <w:pPr>
        <w:pStyle w:val="Heading1"/>
        <w:numPr>
          <w:ilvl w:val="0"/>
          <w:numId w:val="0"/>
        </w:numPr>
      </w:pPr>
      <w:bookmarkStart w:id="25" w:name="_Toc439869793"/>
      <w:r>
        <w:t>4.0 AWARE VISTA/CPRS CONFIGURATION</w:t>
      </w:r>
      <w:bookmarkEnd w:id="25"/>
      <w:r w:rsidRPr="00567FB4">
        <w:t xml:space="preserve"> </w:t>
      </w:r>
    </w:p>
    <w:p w:rsidR="00485D60" w:rsidRPr="00567FB4" w:rsidRDefault="00485D60" w:rsidP="00602098">
      <w:pPr>
        <w:pStyle w:val="Heading1"/>
        <w:numPr>
          <w:ilvl w:val="0"/>
          <w:numId w:val="0"/>
        </w:numPr>
      </w:pPr>
      <w:bookmarkStart w:id="26" w:name="_Toc419054967"/>
      <w:bookmarkStart w:id="27" w:name="_Toc439869794"/>
      <w:r>
        <w:t xml:space="preserve">4.1 </w:t>
      </w:r>
      <w:r w:rsidRPr="00567FB4">
        <w:t xml:space="preserve">Install AWARE </w:t>
      </w:r>
      <w:r>
        <w:t>VistA Test Routine Software and Data</w:t>
      </w:r>
      <w:r w:rsidRPr="00567FB4">
        <w:t xml:space="preserve"> for Four Tracked Alert Types</w:t>
      </w:r>
      <w:bookmarkEnd w:id="26"/>
      <w:r w:rsidRPr="00567FB4">
        <w:t xml:space="preserve"> </w:t>
      </w:r>
      <w:r>
        <w:t>into the Test account</w:t>
      </w:r>
      <w:bookmarkEnd w:id="27"/>
    </w:p>
    <w:p w:rsidR="009E4298" w:rsidRPr="00567FB4" w:rsidRDefault="00812650" w:rsidP="00B3699D">
      <w:pPr>
        <w:pStyle w:val="BodyText"/>
      </w:pPr>
      <w:r>
        <w:t>T</w:t>
      </w:r>
      <w:r w:rsidRPr="00567FB4">
        <w:t xml:space="preserve">he </w:t>
      </w:r>
      <w:r>
        <w:t xml:space="preserve">complete </w:t>
      </w:r>
      <w:r w:rsidRPr="00567FB4">
        <w:t xml:space="preserve">AWARE </w:t>
      </w:r>
      <w:proofErr w:type="spellStart"/>
      <w:r>
        <w:t>VistA</w:t>
      </w:r>
      <w:proofErr w:type="spellEnd"/>
      <w:r w:rsidRPr="00567FB4">
        <w:t xml:space="preserve"> software</w:t>
      </w:r>
      <w:r>
        <w:t xml:space="preserve"> including test routines and </w:t>
      </w:r>
      <w:r w:rsidRPr="00567FB4">
        <w:t>data for four Tracked Alert Types via additional KIDS builds</w:t>
      </w:r>
      <w:r>
        <w:t xml:space="preserve"> for use into the Test account,</w:t>
      </w:r>
      <w:r w:rsidRPr="00567FB4">
        <w:t xml:space="preserve"> and four template reminder dialog exchange files</w:t>
      </w:r>
      <w:r>
        <w:t xml:space="preserve"> that reside in </w:t>
      </w:r>
      <w:r w:rsidRPr="00180B8F">
        <w:t xml:space="preserve">a local location </w:t>
      </w:r>
      <w:r>
        <w:t xml:space="preserve">downloaded </w:t>
      </w:r>
      <w:r w:rsidRPr="00180B8F">
        <w:t xml:space="preserve">from the AWARE </w:t>
      </w:r>
      <w:r>
        <w:rPr>
          <w:iCs w:val="0"/>
        </w:rPr>
        <w:t xml:space="preserve">site </w:t>
      </w:r>
      <w:r>
        <w:t>(</w:t>
      </w:r>
      <w:hyperlink r:id="rId12" w:history="1">
        <w:r w:rsidRPr="001C38D9">
          <w:rPr>
            <w:rStyle w:val="Hyperlink"/>
            <w:iCs w:val="0"/>
          </w:rPr>
          <w:t>https://54.225.241.69/svn/aware/Deployment/AWARE Version 1.1.x/</w:t>
        </w:r>
      </w:hyperlink>
      <w:r w:rsidRPr="00180B8F">
        <w:rPr>
          <w:rFonts w:ascii="Arial" w:hAnsi="Arial" w:cs="Arial"/>
          <w:iCs w:val="0"/>
          <w:sz w:val="24"/>
          <w:szCs w:val="24"/>
        </w:rPr>
        <w:t>)</w:t>
      </w:r>
      <w:r>
        <w:rPr>
          <w:rFonts w:ascii="Arial" w:hAnsi="Arial" w:cs="Arial"/>
          <w:iCs w:val="0"/>
          <w:sz w:val="24"/>
          <w:szCs w:val="24"/>
        </w:rPr>
        <w:t xml:space="preserve">. </w:t>
      </w:r>
      <w:r w:rsidR="0078434B" w:rsidRPr="00020354">
        <w:rPr>
          <w:iCs w:val="0"/>
        </w:rPr>
        <w:t>The total software and data are in</w:t>
      </w:r>
      <w:r w:rsidR="00712664">
        <w:rPr>
          <w:rFonts w:ascii="Arial" w:hAnsi="Arial" w:cs="Arial"/>
          <w:iCs w:val="0"/>
          <w:sz w:val="24"/>
          <w:szCs w:val="24"/>
        </w:rPr>
        <w:t xml:space="preserve"> </w:t>
      </w:r>
      <w:r w:rsidR="0078434B">
        <w:t>a</w:t>
      </w:r>
      <w:r w:rsidR="00712664">
        <w:t xml:space="preserve"> </w:t>
      </w:r>
      <w:r w:rsidR="00712664" w:rsidRPr="00567FB4">
        <w:t>KIDS_REMINDER_DIALOGS_v_1_x_VMS.zip</w:t>
      </w:r>
      <w:r w:rsidR="00712664">
        <w:t>,</w:t>
      </w:r>
      <w:r w:rsidR="00712664" w:rsidRPr="00567FB4">
        <w:t xml:space="preserve"> or KIDS_REMINDER_DIALOGS_v_1_x.zip as used with either OpenVMS or Linux, respectively.</w:t>
      </w:r>
      <w:r w:rsidR="00712664">
        <w:t xml:space="preserve"> </w:t>
      </w:r>
      <w:r w:rsidR="00E47D66">
        <w:t>The Subversion Username is “</w:t>
      </w:r>
      <w:proofErr w:type="spellStart"/>
      <w:r w:rsidR="00E47D66">
        <w:rPr>
          <w:b/>
        </w:rPr>
        <w:t>awareva</w:t>
      </w:r>
      <w:proofErr w:type="spellEnd"/>
      <w:r w:rsidR="00E47D66">
        <w:t>” and the password is “</w:t>
      </w:r>
      <w:proofErr w:type="spellStart"/>
      <w:r w:rsidR="00E47D66">
        <w:rPr>
          <w:b/>
        </w:rPr>
        <w:t>P@sswd</w:t>
      </w:r>
      <w:proofErr w:type="spellEnd"/>
      <w:r w:rsidR="00E47D66">
        <w:rPr>
          <w:b/>
        </w:rPr>
        <w:t>!</w:t>
      </w:r>
      <w:r w:rsidR="00E47D66">
        <w:t xml:space="preserve">”. </w:t>
      </w:r>
      <w:r w:rsidR="006E61F8">
        <w:t>Extract all contents.</w:t>
      </w:r>
    </w:p>
    <w:p w:rsidR="009E4298" w:rsidRDefault="00812650" w:rsidP="00B3699D">
      <w:pPr>
        <w:pStyle w:val="BodyText"/>
      </w:pPr>
      <w:r w:rsidRPr="00567FB4">
        <w:t xml:space="preserve">The following KIDS build installations below </w:t>
      </w:r>
      <w:r>
        <w:t xml:space="preserve">should follow a previous installation of the VEFA_1_0_x.KID file </w:t>
      </w:r>
      <w:r w:rsidR="00E82A25">
        <w:t xml:space="preserve">and </w:t>
      </w:r>
      <w:r w:rsidR="00E82A25" w:rsidRPr="002D18BC">
        <w:rPr>
          <w:rFonts w:ascii="Times New Roman Bold" w:hAnsi="Times New Roman Bold"/>
          <w:b/>
        </w:rPr>
        <w:t>VEFA_1_0_</w:t>
      </w:r>
      <w:r w:rsidR="00E82A25">
        <w:rPr>
          <w:rFonts w:ascii="Times New Roman Bold" w:hAnsi="Times New Roman Bold"/>
          <w:b/>
        </w:rPr>
        <w:t>x</w:t>
      </w:r>
      <w:r w:rsidR="00E82A25" w:rsidRPr="00785E13">
        <w:rPr>
          <w:rFonts w:ascii="Times New Roman Bold" w:hAnsi="Times New Roman Bold"/>
          <w:b/>
        </w:rPr>
        <w:t>_KB.KID</w:t>
      </w:r>
      <w:r w:rsidR="00E82A25">
        <w:t xml:space="preserve"> </w:t>
      </w:r>
      <w:r>
        <w:t xml:space="preserve">made </w:t>
      </w:r>
      <w:r w:rsidR="00D643A6">
        <w:t xml:space="preserve">from </w:t>
      </w:r>
      <w:r w:rsidR="00D643A6" w:rsidRPr="00567FB4">
        <w:t>the</w:t>
      </w:r>
      <w:r w:rsidRPr="00567FB4">
        <w:t xml:space="preserve"> T4_AWARE_InstallGde-</w:t>
      </w:r>
      <w:r>
        <w:t>KIDS</w:t>
      </w:r>
      <w:r w:rsidRPr="00567FB4">
        <w:t>_CSP</w:t>
      </w:r>
      <w:r>
        <w:t xml:space="preserve"> document.</w:t>
      </w:r>
    </w:p>
    <w:p w:rsidR="001F040A" w:rsidRPr="007479BA" w:rsidRDefault="001F040A" w:rsidP="00B3699D">
      <w:pPr>
        <w:pStyle w:val="BodyText"/>
        <w:rPr>
          <w:b/>
        </w:rPr>
      </w:pPr>
      <w:r>
        <w:tab/>
      </w:r>
      <w:r w:rsidRPr="007479BA">
        <w:rPr>
          <w:b/>
        </w:rPr>
        <w:t xml:space="preserve">An OI&amp;T specialist is recommended to do </w:t>
      </w:r>
      <w:r w:rsidR="00E82A25">
        <w:rPr>
          <w:b/>
        </w:rPr>
        <w:t xml:space="preserve">the </w:t>
      </w:r>
      <w:r w:rsidRPr="007479BA">
        <w:rPr>
          <w:b/>
        </w:rPr>
        <w:t>step</w:t>
      </w:r>
      <w:r w:rsidR="00E82A25">
        <w:rPr>
          <w:b/>
        </w:rPr>
        <w:t xml:space="preserve"> </w:t>
      </w:r>
      <w:r w:rsidRPr="007479BA">
        <w:rPr>
          <w:b/>
        </w:rPr>
        <w:t>below:</w:t>
      </w:r>
    </w:p>
    <w:p w:rsidR="009E4298" w:rsidRPr="00567FB4" w:rsidRDefault="009E4298" w:rsidP="00541595">
      <w:pPr>
        <w:pStyle w:val="BodyText"/>
        <w:numPr>
          <w:ilvl w:val="0"/>
          <w:numId w:val="26"/>
        </w:numPr>
        <w:rPr>
          <w:szCs w:val="20"/>
        </w:rPr>
      </w:pPr>
      <w:r w:rsidRPr="00567FB4">
        <w:rPr>
          <w:szCs w:val="20"/>
        </w:rPr>
        <w:t xml:space="preserve">Load the Test routines and options </w:t>
      </w:r>
      <w:r w:rsidR="00180B8F">
        <w:rPr>
          <w:szCs w:val="20"/>
        </w:rPr>
        <w:t xml:space="preserve">and template data </w:t>
      </w:r>
      <w:r w:rsidRPr="00567FB4">
        <w:rPr>
          <w:szCs w:val="20"/>
        </w:rPr>
        <w:t>as below for making Alerts to exercise the system</w:t>
      </w:r>
      <w:r w:rsidR="00180B8F">
        <w:rPr>
          <w:szCs w:val="20"/>
        </w:rPr>
        <w:t xml:space="preserve"> in the Test account</w:t>
      </w:r>
      <w:r w:rsidRPr="00567FB4">
        <w:rPr>
          <w:szCs w:val="20"/>
        </w:rPr>
        <w:t>.</w:t>
      </w:r>
    </w:p>
    <w:p w:rsidR="009E4298" w:rsidRPr="00567FB4" w:rsidRDefault="009E4298" w:rsidP="00541595">
      <w:pPr>
        <w:pStyle w:val="BodyText"/>
        <w:numPr>
          <w:ilvl w:val="1"/>
          <w:numId w:val="26"/>
        </w:numPr>
        <w:rPr>
          <w:szCs w:val="20"/>
        </w:rPr>
      </w:pPr>
      <w:r w:rsidRPr="00567FB4">
        <w:rPr>
          <w:szCs w:val="20"/>
        </w:rPr>
        <w:t xml:space="preserve">Load and Install the KIDS file </w:t>
      </w:r>
      <w:r w:rsidR="002D18BC" w:rsidRPr="00EB3EF3">
        <w:rPr>
          <w:rFonts w:ascii="Times New Roman Bold" w:hAnsi="Times New Roman Bold"/>
          <w:b/>
          <w:szCs w:val="20"/>
        </w:rPr>
        <w:t>VEFA_TESTDATA_1_0</w:t>
      </w:r>
      <w:r w:rsidRPr="00567FB4">
        <w:rPr>
          <w:b/>
          <w:szCs w:val="20"/>
        </w:rPr>
        <w:t>.KID</w:t>
      </w:r>
      <w:r w:rsidRPr="00567FB4">
        <w:rPr>
          <w:szCs w:val="20"/>
        </w:rPr>
        <w:t xml:space="preserve"> for added testing tools. </w:t>
      </w:r>
      <w:r w:rsidR="002D18BC">
        <w:rPr>
          <w:szCs w:val="20"/>
        </w:rPr>
        <w:t xml:space="preserve">This multi-build includes an </w:t>
      </w:r>
      <w:r w:rsidR="002D18BC">
        <w:t xml:space="preserve">environment check routine: </w:t>
      </w:r>
      <w:r w:rsidR="00712664">
        <w:t>VEFACHKE to</w:t>
      </w:r>
      <w:r w:rsidR="002D18BC">
        <w:t xml:space="preserve"> allow installation only into a Test account.  </w:t>
      </w:r>
      <w:r w:rsidR="001F040A">
        <w:rPr>
          <w:szCs w:val="20"/>
        </w:rPr>
        <w:t xml:space="preserve"> </w:t>
      </w:r>
    </w:p>
    <w:p w:rsidR="009E4298" w:rsidRPr="00567FB4" w:rsidRDefault="009E4298" w:rsidP="00043E21">
      <w:pPr>
        <w:pStyle w:val="BodyText"/>
        <w:rPr>
          <w:szCs w:val="20"/>
        </w:rPr>
      </w:pPr>
      <w:r w:rsidRPr="00567FB4">
        <w:rPr>
          <w:szCs w:val="20"/>
        </w:rPr>
        <w:t xml:space="preserve">From a Test account location that Reminder Exchange files have been </w:t>
      </w:r>
      <w:r w:rsidR="00551AA9">
        <w:rPr>
          <w:szCs w:val="20"/>
        </w:rPr>
        <w:t xml:space="preserve">previously </w:t>
      </w:r>
      <w:r w:rsidRPr="00567FB4">
        <w:rPr>
          <w:szCs w:val="20"/>
        </w:rPr>
        <w:t>downloaded by</w:t>
      </w:r>
      <w:r w:rsidRPr="00567FB4">
        <w:t xml:space="preserve"> OI&amp;T specialist</w:t>
      </w:r>
      <w:r w:rsidRPr="00567FB4">
        <w:rPr>
          <w:szCs w:val="20"/>
        </w:rPr>
        <w:t xml:space="preserve">, </w:t>
      </w:r>
      <w:r w:rsidR="00E82A25">
        <w:rPr>
          <w:b/>
          <w:szCs w:val="20"/>
        </w:rPr>
        <w:t xml:space="preserve">an </w:t>
      </w:r>
      <w:r w:rsidR="00251005" w:rsidRPr="007479BA">
        <w:rPr>
          <w:b/>
          <w:szCs w:val="20"/>
        </w:rPr>
        <w:t xml:space="preserve">OI&amp;T specialist </w:t>
      </w:r>
      <w:r w:rsidR="00F834F1">
        <w:rPr>
          <w:b/>
          <w:szCs w:val="20"/>
        </w:rPr>
        <w:t xml:space="preserve">can then </w:t>
      </w:r>
      <w:r w:rsidRPr="007479BA">
        <w:rPr>
          <w:b/>
          <w:szCs w:val="20"/>
        </w:rPr>
        <w:t>Load and Install the following Reminder Exchange files below</w:t>
      </w:r>
      <w:r w:rsidRPr="00567FB4">
        <w:rPr>
          <w:szCs w:val="20"/>
        </w:rPr>
        <w:t>:</w:t>
      </w:r>
    </w:p>
    <w:p w:rsidR="009E4298" w:rsidRPr="00567FB4" w:rsidRDefault="009E4298" w:rsidP="00541595">
      <w:pPr>
        <w:pStyle w:val="BodyText"/>
        <w:numPr>
          <w:ilvl w:val="0"/>
          <w:numId w:val="27"/>
        </w:numPr>
        <w:rPr>
          <w:rStyle w:val="apple-style-span"/>
          <w:shd w:val="clear" w:color="auto" w:fill="FFFFFF"/>
        </w:rPr>
      </w:pPr>
      <w:r w:rsidRPr="00567FB4" w:rsidDel="00043E21">
        <w:rPr>
          <w:szCs w:val="20"/>
        </w:rPr>
        <w:t xml:space="preserve"> </w:t>
      </w:r>
      <w:r w:rsidRPr="00567FB4">
        <w:rPr>
          <w:rStyle w:val="apple-style-span"/>
          <w:shd w:val="clear" w:color="auto" w:fill="FFFFFF"/>
        </w:rPr>
        <w:t>AVEFAC_PSA.PRD</w:t>
      </w:r>
    </w:p>
    <w:p w:rsidR="009E4298" w:rsidRPr="00567FB4" w:rsidRDefault="009E4298" w:rsidP="00541595">
      <w:pPr>
        <w:pStyle w:val="BodyText"/>
        <w:numPr>
          <w:ilvl w:val="0"/>
          <w:numId w:val="27"/>
        </w:numPr>
        <w:rPr>
          <w:rStyle w:val="apple-style-span"/>
          <w:shd w:val="clear" w:color="auto" w:fill="FFFFFF"/>
        </w:rPr>
      </w:pPr>
      <w:r w:rsidRPr="00567FB4">
        <w:rPr>
          <w:rStyle w:val="apple-style-span"/>
          <w:shd w:val="clear" w:color="auto" w:fill="FFFFFF"/>
        </w:rPr>
        <w:t>AVEFAC_FOBT-FIT.PRD</w:t>
      </w:r>
    </w:p>
    <w:p w:rsidR="009E4298" w:rsidRPr="00567FB4" w:rsidRDefault="009E4298" w:rsidP="00541595">
      <w:pPr>
        <w:pStyle w:val="BodyText"/>
        <w:numPr>
          <w:ilvl w:val="0"/>
          <w:numId w:val="27"/>
        </w:numPr>
        <w:rPr>
          <w:rStyle w:val="apple-style-span"/>
          <w:shd w:val="clear" w:color="auto" w:fill="FFFFFF"/>
        </w:rPr>
      </w:pPr>
      <w:r w:rsidRPr="00567FB4">
        <w:rPr>
          <w:rStyle w:val="apple-style-span"/>
          <w:shd w:val="clear" w:color="auto" w:fill="FFFFFF"/>
        </w:rPr>
        <w:t>AVEFAC_ABNORMAL_CXR.PRD</w:t>
      </w:r>
    </w:p>
    <w:p w:rsidR="009E4298" w:rsidRPr="00567FB4" w:rsidRDefault="009E4298" w:rsidP="00541595">
      <w:pPr>
        <w:pStyle w:val="BodyText"/>
        <w:numPr>
          <w:ilvl w:val="0"/>
          <w:numId w:val="27"/>
        </w:numPr>
        <w:rPr>
          <w:rStyle w:val="apple-style-span"/>
          <w:shd w:val="clear" w:color="auto" w:fill="FFFFFF"/>
        </w:rPr>
      </w:pPr>
      <w:r w:rsidRPr="00567FB4">
        <w:rPr>
          <w:rStyle w:val="apple-style-span"/>
          <w:shd w:val="clear" w:color="auto" w:fill="FFFFFF"/>
        </w:rPr>
        <w:t>AVEFAC_ABNORMAL_MAMMOGRAM.PRD</w:t>
      </w:r>
    </w:p>
    <w:p w:rsidR="00E45A4D" w:rsidRPr="00E45A4D" w:rsidRDefault="009E4298" w:rsidP="00E45A4D">
      <w:pPr>
        <w:pStyle w:val="BodyText"/>
        <w:rPr>
          <w:szCs w:val="20"/>
        </w:rPr>
      </w:pPr>
      <w:r w:rsidRPr="00567FB4">
        <w:rPr>
          <w:szCs w:val="20"/>
        </w:rPr>
        <w:t xml:space="preserve">See </w:t>
      </w:r>
      <w:r w:rsidR="00923440" w:rsidRPr="00567FB4">
        <w:rPr>
          <w:szCs w:val="20"/>
        </w:rPr>
        <w:fldChar w:fldCharType="begin"/>
      </w:r>
      <w:r w:rsidRPr="00567FB4">
        <w:rPr>
          <w:szCs w:val="20"/>
        </w:rPr>
        <w:instrText xml:space="preserve"> REF _Ref396113587 \h </w:instrText>
      </w:r>
      <w:r w:rsidR="00923440" w:rsidRPr="00567FB4">
        <w:rPr>
          <w:szCs w:val="20"/>
        </w:rPr>
      </w:r>
      <w:r w:rsidR="00923440" w:rsidRPr="00567FB4">
        <w:rPr>
          <w:szCs w:val="20"/>
        </w:rPr>
        <w:fldChar w:fldCharType="separate"/>
      </w:r>
      <w:r w:rsidRPr="00567FB4">
        <w:t xml:space="preserve">Appendix </w:t>
      </w:r>
      <w:r w:rsidR="00F52BB6">
        <w:t>A</w:t>
      </w:r>
      <w:r w:rsidRPr="00567FB4">
        <w:t xml:space="preserve"> – Example of Reminder Dialog Exchange to Load </w:t>
      </w:r>
      <w:r w:rsidR="00BD2B98">
        <w:t>and</w:t>
      </w:r>
      <w:r w:rsidR="00F52BB6">
        <w:t xml:space="preserve"> Install </w:t>
      </w:r>
      <w:r w:rsidRPr="00567FB4">
        <w:t>Reminder Dialogs</w:t>
      </w:r>
      <w:r w:rsidR="00923440" w:rsidRPr="00567FB4">
        <w:rPr>
          <w:szCs w:val="20"/>
        </w:rPr>
        <w:fldChar w:fldCharType="end"/>
      </w:r>
      <w:r w:rsidRPr="00567FB4">
        <w:rPr>
          <w:szCs w:val="20"/>
        </w:rPr>
        <w:t xml:space="preserve"> for instructions on loading </w:t>
      </w:r>
      <w:r>
        <w:rPr>
          <w:szCs w:val="20"/>
        </w:rPr>
        <w:t xml:space="preserve">and installing </w:t>
      </w:r>
      <w:r w:rsidRPr="00567FB4">
        <w:rPr>
          <w:szCs w:val="20"/>
        </w:rPr>
        <w:t xml:space="preserve">Reminder Dialogs as a guide for doing this work. </w:t>
      </w:r>
    </w:p>
    <w:p w:rsidR="00E45A4D" w:rsidRPr="00E45A4D" w:rsidRDefault="00E45A4D" w:rsidP="00E45A4D">
      <w:pPr>
        <w:pStyle w:val="BodyText"/>
        <w:rPr>
          <w:szCs w:val="20"/>
        </w:rPr>
      </w:pPr>
      <w:r w:rsidRPr="00E45A4D">
        <w:rPr>
          <w:szCs w:val="20"/>
        </w:rPr>
        <w:t xml:space="preserve">Also, change the status of these Reminder Dialogs from a “Disabled” to “Active” status. The instructions for such are included in this same Appendix. </w:t>
      </w:r>
    </w:p>
    <w:p w:rsidR="009E4298" w:rsidRDefault="009E4298" w:rsidP="002B76EA">
      <w:pPr>
        <w:pStyle w:val="BodyText"/>
        <w:rPr>
          <w:szCs w:val="20"/>
        </w:rPr>
      </w:pPr>
      <w:r w:rsidRPr="00567FB4">
        <w:rPr>
          <w:szCs w:val="20"/>
        </w:rPr>
        <w:t xml:space="preserve">The subsequent remaining steps for AWARE </w:t>
      </w:r>
      <w:proofErr w:type="spellStart"/>
      <w:r>
        <w:rPr>
          <w:szCs w:val="20"/>
        </w:rPr>
        <w:t>VistA</w:t>
      </w:r>
      <w:proofErr w:type="spellEnd"/>
      <w:r w:rsidRPr="00567FB4">
        <w:rPr>
          <w:szCs w:val="20"/>
        </w:rPr>
        <w:t xml:space="preserve"> configuration and user setup should be managed </w:t>
      </w:r>
      <w:r w:rsidR="006770AA">
        <w:rPr>
          <w:szCs w:val="20"/>
        </w:rPr>
        <w:t xml:space="preserve">with responsibilities </w:t>
      </w:r>
      <w:r w:rsidRPr="00567FB4">
        <w:rPr>
          <w:szCs w:val="20"/>
        </w:rPr>
        <w:t xml:space="preserve">through </w:t>
      </w:r>
      <w:r w:rsidR="00482B93">
        <w:rPr>
          <w:szCs w:val="20"/>
        </w:rPr>
        <w:t xml:space="preserve">an </w:t>
      </w:r>
      <w:r w:rsidR="00482B93" w:rsidRPr="00A67167">
        <w:rPr>
          <w:b/>
          <w:szCs w:val="20"/>
        </w:rPr>
        <w:t>AWARE Coordinator</w:t>
      </w:r>
      <w:r w:rsidR="00482B93">
        <w:rPr>
          <w:szCs w:val="20"/>
        </w:rPr>
        <w:t xml:space="preserve"> </w:t>
      </w:r>
      <w:r w:rsidR="005823AE">
        <w:rPr>
          <w:szCs w:val="20"/>
        </w:rPr>
        <w:t xml:space="preserve">and </w:t>
      </w:r>
      <w:r w:rsidR="00736216">
        <w:rPr>
          <w:szCs w:val="20"/>
        </w:rPr>
        <w:t>then through</w:t>
      </w:r>
      <w:r w:rsidRPr="00567FB4">
        <w:rPr>
          <w:szCs w:val="20"/>
        </w:rPr>
        <w:t xml:space="preserve"> </w:t>
      </w:r>
      <w:r w:rsidRPr="00A67167">
        <w:rPr>
          <w:b/>
          <w:szCs w:val="20"/>
        </w:rPr>
        <w:t>Clinical Application Coordinator(s</w:t>
      </w:r>
      <w:r w:rsidRPr="00567FB4">
        <w:rPr>
          <w:szCs w:val="20"/>
        </w:rPr>
        <w:t xml:space="preserve">) with duties assigned among their staff plus any other </w:t>
      </w:r>
      <w:r w:rsidRPr="00A67167">
        <w:rPr>
          <w:b/>
          <w:szCs w:val="20"/>
        </w:rPr>
        <w:t>OI&amp;T staff</w:t>
      </w:r>
      <w:r w:rsidRPr="00567FB4">
        <w:rPr>
          <w:szCs w:val="20"/>
        </w:rPr>
        <w:t xml:space="preserve"> as specifically deemed </w:t>
      </w:r>
      <w:r w:rsidRPr="00567FB4">
        <w:rPr>
          <w:szCs w:val="20"/>
        </w:rPr>
        <w:lastRenderedPageBreak/>
        <w:t xml:space="preserve">necessary at their site. A first pass for the </w:t>
      </w:r>
      <w:r w:rsidR="005823AE">
        <w:rPr>
          <w:szCs w:val="20"/>
        </w:rPr>
        <w:t xml:space="preserve">user setup </w:t>
      </w:r>
      <w:r w:rsidRPr="00567FB4">
        <w:rPr>
          <w:szCs w:val="20"/>
        </w:rPr>
        <w:t xml:space="preserve">steps </w:t>
      </w:r>
      <w:r w:rsidR="005823AE">
        <w:rPr>
          <w:szCs w:val="20"/>
        </w:rPr>
        <w:t>can</w:t>
      </w:r>
      <w:r w:rsidRPr="00567FB4">
        <w:rPr>
          <w:szCs w:val="20"/>
        </w:rPr>
        <w:t xml:space="preserve"> </w:t>
      </w:r>
      <w:r w:rsidR="00CB4EDA">
        <w:rPr>
          <w:szCs w:val="20"/>
        </w:rPr>
        <w:t xml:space="preserve">initially </w:t>
      </w:r>
      <w:r w:rsidRPr="00567FB4">
        <w:rPr>
          <w:szCs w:val="20"/>
        </w:rPr>
        <w:t xml:space="preserve">be exercised to allow a clinical coordinator </w:t>
      </w:r>
      <w:r w:rsidR="00CB4EDA">
        <w:rPr>
          <w:szCs w:val="20"/>
        </w:rPr>
        <w:t xml:space="preserve">to </w:t>
      </w:r>
      <w:r w:rsidRPr="00567FB4">
        <w:rPr>
          <w:szCs w:val="20"/>
        </w:rPr>
        <w:t xml:space="preserve">act as a pseudo physician provider to use and demonstrate the AWARE functionality. A subsequent pass through the user setup steps of this Guide </w:t>
      </w:r>
      <w:r w:rsidR="005823AE">
        <w:rPr>
          <w:szCs w:val="20"/>
        </w:rPr>
        <w:t xml:space="preserve">can be performed </w:t>
      </w:r>
      <w:r w:rsidRPr="00567FB4">
        <w:rPr>
          <w:szCs w:val="20"/>
        </w:rPr>
        <w:t>for setting up additional AWARE users</w:t>
      </w:r>
      <w:r w:rsidR="00A67167">
        <w:rPr>
          <w:szCs w:val="20"/>
        </w:rPr>
        <w:t>.</w:t>
      </w:r>
      <w:r w:rsidRPr="00567FB4">
        <w:rPr>
          <w:szCs w:val="20"/>
        </w:rPr>
        <w:t xml:space="preserve"> </w:t>
      </w:r>
    </w:p>
    <w:p w:rsidR="00485D60" w:rsidRPr="00567FB4" w:rsidRDefault="00485D60" w:rsidP="00602098">
      <w:pPr>
        <w:pStyle w:val="Heading1"/>
        <w:numPr>
          <w:ilvl w:val="0"/>
          <w:numId w:val="0"/>
        </w:numPr>
      </w:pPr>
      <w:bookmarkStart w:id="28" w:name="_Toc439869795"/>
      <w:r>
        <w:t>4.2  Enable the Reminder Dialogs to be used with TIU Templates</w:t>
      </w:r>
      <w:bookmarkEnd w:id="28"/>
    </w:p>
    <w:p w:rsidR="003F2928" w:rsidRDefault="003F2928" w:rsidP="009F4FB2">
      <w:pPr>
        <w:pStyle w:val="BodyText"/>
      </w:pPr>
    </w:p>
    <w:p w:rsidR="003F2928" w:rsidRDefault="003F2928" w:rsidP="009F4FB2">
      <w:pPr>
        <w:pStyle w:val="BodyText"/>
      </w:pPr>
      <w:r w:rsidRPr="00020354">
        <w:rPr>
          <w:b/>
        </w:rPr>
        <w:t>We recommend that a Clinical Application Coordinator (CAC) complete this step. It can also be accomplished by an OI&amp;T Specialist/Programmer.</w:t>
      </w:r>
    </w:p>
    <w:p w:rsidR="009E4298" w:rsidRPr="00567FB4" w:rsidRDefault="003F2928" w:rsidP="009F4FB2">
      <w:pPr>
        <w:pStyle w:val="BodyText"/>
      </w:pPr>
      <w:r>
        <w:t xml:space="preserve">Enable </w:t>
      </w:r>
      <w:r w:rsidRPr="00567FB4">
        <w:t xml:space="preserve">each of the four </w:t>
      </w:r>
      <w:r>
        <w:t xml:space="preserve">AWARE </w:t>
      </w:r>
      <w:r w:rsidRPr="00567FB4">
        <w:t xml:space="preserve">template Reminder Dialogs </w:t>
      </w:r>
      <w:r>
        <w:t xml:space="preserve">to be used </w:t>
      </w:r>
      <w:r w:rsidRPr="00567FB4">
        <w:t>with a TIU template</w:t>
      </w:r>
      <w:r>
        <w:t>.</w:t>
      </w:r>
      <w:r w:rsidR="009E4298" w:rsidRPr="00567FB4">
        <w:t>. The example below shows a PSA reminder dialog named AVEFA PSA:</w:t>
      </w:r>
    </w:p>
    <w:p w:rsidR="009E4298" w:rsidRPr="00020354" w:rsidRDefault="009E4298" w:rsidP="001C1E1F">
      <w:pPr>
        <w:pStyle w:val="BodyText"/>
        <w:rPr>
          <w:b/>
        </w:rPr>
      </w:pPr>
    </w:p>
    <w:p w:rsidR="009E4298" w:rsidRPr="00567FB4" w:rsidRDefault="009E4298" w:rsidP="009F4FB2">
      <w:pPr>
        <w:pStyle w:val="BodyText"/>
      </w:pPr>
      <w:r w:rsidRPr="00567FB4">
        <w:t>This step can be done by or on behalf of each Clinical Application Coordinator.</w:t>
      </w:r>
    </w:p>
    <w:p w:rsidR="009E4298" w:rsidRPr="00567FB4" w:rsidRDefault="009E4298" w:rsidP="00541595">
      <w:pPr>
        <w:pStyle w:val="BodyText"/>
        <w:numPr>
          <w:ilvl w:val="0"/>
          <w:numId w:val="28"/>
        </w:numPr>
      </w:pPr>
      <w:r w:rsidRPr="00567FB4">
        <w:t>Logon as a Clinical Coordinator.</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Volume set: ROU:CACHEINV  UCI: CPM  Device: /dev/pts/0 (173.252.156.129)</w:t>
      </w:r>
    </w:p>
    <w:p w:rsidR="009E4298" w:rsidRPr="00567FB4" w:rsidRDefault="009E4298" w:rsidP="00680CA5">
      <w:pPr>
        <w:autoSpaceDE w:val="0"/>
        <w:autoSpaceDN w:val="0"/>
        <w:adjustRightInd w:val="0"/>
        <w:ind w:left="720"/>
        <w:rPr>
          <w:rFonts w:ascii="r_ansi" w:hAnsi="r_ansi" w:cs="r_ansi"/>
          <w:sz w:val="20"/>
          <w:szCs w:val="20"/>
        </w:rPr>
      </w:pP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ACCESS CODE: </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ACCESS CODE: *******</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VERIFY CODE: ********</w:t>
      </w:r>
    </w:p>
    <w:p w:rsidR="009E4298" w:rsidRPr="00567FB4" w:rsidRDefault="009E4298" w:rsidP="00680CA5">
      <w:pPr>
        <w:autoSpaceDE w:val="0"/>
        <w:autoSpaceDN w:val="0"/>
        <w:adjustRightInd w:val="0"/>
        <w:ind w:left="720"/>
        <w:rPr>
          <w:rFonts w:ascii="r_ansi" w:hAnsi="r_ansi" w:cs="r_ansi"/>
          <w:sz w:val="20"/>
          <w:szCs w:val="20"/>
        </w:rPr>
      </w:pP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Good afternoon BUDDIE</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You last signed on today at 13:43</w:t>
      </w:r>
    </w:p>
    <w:p w:rsidR="009E4298" w:rsidRPr="00567FB4" w:rsidRDefault="009E4298" w:rsidP="00680CA5">
      <w:pPr>
        <w:autoSpaceDE w:val="0"/>
        <w:autoSpaceDN w:val="0"/>
        <w:adjustRightInd w:val="0"/>
        <w:ind w:left="720"/>
        <w:rPr>
          <w:rFonts w:ascii="r_ansi" w:hAnsi="r_ansi" w:cs="r_ansi"/>
          <w:sz w:val="20"/>
          <w:szCs w:val="20"/>
        </w:rPr>
      </w:pP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PCE    Basic PCE Hands-On ...</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AICS   Encounter Forms ...</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OE     CPRS Manager Menu ...</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PX     Reminder Managers Menu ...</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XX     General Parameter Tools ...</w:t>
      </w:r>
    </w:p>
    <w:p w:rsidR="009E4298" w:rsidRPr="00567FB4" w:rsidRDefault="009E4298" w:rsidP="00DE3607">
      <w:pPr>
        <w:autoSpaceDE w:val="0"/>
        <w:autoSpaceDN w:val="0"/>
        <w:adjustRightInd w:val="0"/>
        <w:rPr>
          <w:rFonts w:ascii="r_ansi" w:hAnsi="r_ansi" w:cs="r_ansi"/>
          <w:sz w:val="20"/>
          <w:szCs w:val="20"/>
        </w:rPr>
      </w:pPr>
    </w:p>
    <w:p w:rsidR="009E4298" w:rsidRPr="00567FB4" w:rsidRDefault="009E4298" w:rsidP="00541595">
      <w:pPr>
        <w:pStyle w:val="BodyText"/>
        <w:numPr>
          <w:ilvl w:val="0"/>
          <w:numId w:val="28"/>
        </w:numPr>
      </w:pPr>
      <w:r w:rsidRPr="00567FB4">
        <w:t>Select Training Menu &lt;TEST ACCOUNT&gt; Option</w:t>
      </w:r>
      <w:r w:rsidRPr="00567FB4">
        <w:rPr>
          <w:b/>
        </w:rPr>
        <w:t>: xx  General Parameter Tools</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LV     List Values for a Selected Parameter</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LE     List Values for a Selected Entity</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LP     List Values for a Selected Package</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LT     List Values for a Selected Template</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EP     Edit Parameter Values</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ET     Edit Parameter Values with Template</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EK     Edit Parameter Definition Keyword</w:t>
      </w:r>
    </w:p>
    <w:p w:rsidR="009E4298" w:rsidRPr="00567FB4" w:rsidRDefault="009E4298" w:rsidP="00680CA5">
      <w:pPr>
        <w:autoSpaceDE w:val="0"/>
        <w:autoSpaceDN w:val="0"/>
        <w:adjustRightInd w:val="0"/>
        <w:ind w:left="720"/>
        <w:rPr>
          <w:rFonts w:ascii="r_ansi" w:hAnsi="r_ansi" w:cs="r_ansi"/>
          <w:sz w:val="20"/>
          <w:szCs w:val="20"/>
        </w:rPr>
      </w:pPr>
    </w:p>
    <w:p w:rsidR="009E4298" w:rsidRPr="00567FB4" w:rsidRDefault="009E4298" w:rsidP="00680CA5">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You Select General Parameter Tools &lt;TEST ACCOUNT&gt; Option: </w:t>
      </w:r>
      <w:r w:rsidRPr="00567FB4">
        <w:rPr>
          <w:rFonts w:ascii="r_ansi" w:hAnsi="r_ansi" w:cs="r_ansi"/>
          <w:b/>
          <w:sz w:val="20"/>
          <w:szCs w:val="20"/>
        </w:rPr>
        <w:t>ep  Edit Parameter Values</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 Edit Parameter Values ---</w:t>
      </w:r>
    </w:p>
    <w:p w:rsidR="009E4298" w:rsidRPr="00567FB4" w:rsidRDefault="009E4298" w:rsidP="00DE3607">
      <w:pPr>
        <w:autoSpaceDE w:val="0"/>
        <w:autoSpaceDN w:val="0"/>
        <w:adjustRightInd w:val="0"/>
        <w:rPr>
          <w:rFonts w:ascii="r_ansi" w:hAnsi="r_ansi" w:cs="r_ansi"/>
          <w:sz w:val="20"/>
          <w:szCs w:val="20"/>
        </w:rPr>
      </w:pPr>
    </w:p>
    <w:p w:rsidR="009E4298" w:rsidRPr="00567FB4" w:rsidRDefault="009E4298" w:rsidP="00541595">
      <w:pPr>
        <w:pStyle w:val="BodyText"/>
        <w:numPr>
          <w:ilvl w:val="0"/>
          <w:numId w:val="28"/>
        </w:numPr>
      </w:pPr>
      <w:r w:rsidRPr="00567FB4">
        <w:t xml:space="preserve">Select PARAMETER DEFINITION NAME: </w:t>
      </w:r>
      <w:r w:rsidRPr="00567FB4">
        <w:rPr>
          <w:b/>
        </w:rPr>
        <w:t>TIU TEMPLATE REMINDER DIALOGS</w:t>
      </w:r>
      <w:r w:rsidRPr="00567FB4">
        <w:t xml:space="preserve">     Reminder Dialogs allowed as Templates</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TIU TEMPLATE REMINDER DIALOGS may be set for the following:</w:t>
      </w:r>
    </w:p>
    <w:p w:rsidR="009E4298" w:rsidRPr="00567FB4" w:rsidRDefault="009E4298" w:rsidP="00680CA5">
      <w:pPr>
        <w:autoSpaceDE w:val="0"/>
        <w:autoSpaceDN w:val="0"/>
        <w:adjustRightInd w:val="0"/>
        <w:ind w:left="720"/>
        <w:rPr>
          <w:rFonts w:ascii="r_ansi" w:hAnsi="r_ansi" w:cs="r_ansi"/>
          <w:sz w:val="20"/>
          <w:szCs w:val="20"/>
        </w:rPr>
      </w:pPr>
    </w:p>
    <w:p w:rsidR="009E4298" w:rsidRPr="00567FB4" w:rsidRDefault="009E4298" w:rsidP="00680CA5">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     </w:t>
      </w:r>
      <w:r w:rsidRPr="00567FB4">
        <w:rPr>
          <w:rFonts w:ascii="r_ansi" w:hAnsi="r_ansi" w:cs="r_ansi"/>
          <w:b/>
          <w:sz w:val="20"/>
          <w:szCs w:val="20"/>
        </w:rPr>
        <w:t>1   User          USR    [choose from NEW PERSON]</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3   Service       SRV    [choose from SERVICE/SECTION]</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4   Division      DIV    [choose from INSTITUTION]</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5   System        SYS    [GOLD.VAINNOVATION.US]</w:t>
      </w:r>
    </w:p>
    <w:p w:rsidR="009E4298" w:rsidRPr="00567FB4" w:rsidRDefault="009E4298" w:rsidP="00DE3607">
      <w:pPr>
        <w:autoSpaceDE w:val="0"/>
        <w:autoSpaceDN w:val="0"/>
        <w:adjustRightInd w:val="0"/>
        <w:rPr>
          <w:rFonts w:ascii="r_ansi" w:hAnsi="r_ansi" w:cs="r_ansi"/>
          <w:sz w:val="20"/>
          <w:szCs w:val="20"/>
        </w:rPr>
      </w:pPr>
    </w:p>
    <w:p w:rsidR="009E4298" w:rsidRPr="00567FB4" w:rsidRDefault="009E4298" w:rsidP="00541595">
      <w:pPr>
        <w:pStyle w:val="BodyText"/>
        <w:numPr>
          <w:ilvl w:val="0"/>
          <w:numId w:val="28"/>
        </w:numPr>
      </w:pPr>
      <w:r w:rsidRPr="00567FB4">
        <w:t>Enter selection: 1  User   NEW PERSON</w:t>
      </w:r>
    </w:p>
    <w:p w:rsidR="009E4298" w:rsidRPr="00567FB4" w:rsidRDefault="009E4298" w:rsidP="00541595">
      <w:pPr>
        <w:pStyle w:val="BodyText"/>
        <w:numPr>
          <w:ilvl w:val="0"/>
          <w:numId w:val="28"/>
        </w:numPr>
      </w:pPr>
      <w:r w:rsidRPr="00567FB4">
        <w:t xml:space="preserve">Select NEW PERSON NAME: CLINCOORDINATOR,ONE </w:t>
      </w:r>
      <w:r w:rsidRPr="00567FB4">
        <w:sym w:font="Wingdings" w:char="F0DF"/>
      </w:r>
      <w:r w:rsidRPr="00567FB4">
        <w:t>----- FIRST CHOOSE CLINICAL COORDINATOR(S) with example name shown here to able to do additional setup steps as well</w:t>
      </w:r>
    </w:p>
    <w:p w:rsidR="009E4298" w:rsidRPr="00567FB4" w:rsidRDefault="009E4298">
      <w:pPr>
        <w:ind w:left="525" w:firstLine="195"/>
        <w:rPr>
          <w:rFonts w:ascii="r_ansi" w:hAnsi="r_ansi" w:cs="r_ansi"/>
          <w:sz w:val="20"/>
          <w:szCs w:val="20"/>
        </w:rPr>
      </w:pPr>
      <w:r w:rsidRPr="00567FB4">
        <w:rPr>
          <w:rFonts w:ascii="r_ansi" w:hAnsi="r_ansi" w:cs="r_ansi"/>
          <w:sz w:val="20"/>
          <w:szCs w:val="20"/>
        </w:rPr>
        <w:t xml:space="preserve">CLINCOORDINATOR,ONE         </w:t>
      </w:r>
    </w:p>
    <w:p w:rsidR="009E4298" w:rsidRPr="00567FB4" w:rsidRDefault="009E4298" w:rsidP="00DE3607">
      <w:pPr>
        <w:rPr>
          <w:rFonts w:ascii="r_ansi" w:hAnsi="r_ansi" w:cs="r_ansi"/>
          <w:sz w:val="20"/>
          <w:szCs w:val="20"/>
        </w:rPr>
      </w:pPr>
    </w:p>
    <w:p w:rsidR="009E4298" w:rsidRPr="00567FB4" w:rsidRDefault="009E4298">
      <w:pPr>
        <w:ind w:left="525" w:firstLine="195"/>
        <w:rPr>
          <w:rFonts w:ascii="r_ansi" w:hAnsi="r_ansi" w:cs="r_ansi"/>
          <w:sz w:val="20"/>
          <w:szCs w:val="20"/>
        </w:rPr>
      </w:pPr>
      <w:r w:rsidRPr="00567FB4">
        <w:rPr>
          <w:rFonts w:ascii="r_ansi" w:hAnsi="r_ansi" w:cs="r_ansi"/>
          <w:sz w:val="20"/>
          <w:szCs w:val="20"/>
        </w:rPr>
        <w:t>Setting TIU TEMPLATE REMINDER DIALOGS  for User CLINCOORDINATOR,ONE</w:t>
      </w:r>
    </w:p>
    <w:p w:rsidR="009E4298" w:rsidRPr="00567FB4" w:rsidRDefault="009E4298" w:rsidP="00541595">
      <w:pPr>
        <w:pStyle w:val="BodyText"/>
        <w:numPr>
          <w:ilvl w:val="0"/>
          <w:numId w:val="28"/>
        </w:numPr>
      </w:pPr>
      <w:r w:rsidRPr="00567FB4">
        <w:t>Select Display Sequence: 1</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Are you adding 1 as a new Display Sequence? Yes//   </w:t>
      </w:r>
      <w:r w:rsidRPr="00567FB4">
        <w:rPr>
          <w:rFonts w:ascii="r_ansi" w:hAnsi="r_ansi" w:cs="r_ansi"/>
          <w:b/>
          <w:sz w:val="20"/>
          <w:szCs w:val="20"/>
        </w:rPr>
        <w:t>YES</w:t>
      </w:r>
    </w:p>
    <w:p w:rsidR="009E4298" w:rsidRPr="00567FB4" w:rsidRDefault="009E4298" w:rsidP="00680CA5">
      <w:pPr>
        <w:autoSpaceDE w:val="0"/>
        <w:autoSpaceDN w:val="0"/>
        <w:adjustRightInd w:val="0"/>
        <w:ind w:left="720"/>
        <w:rPr>
          <w:rFonts w:ascii="r_ansi" w:hAnsi="r_ansi" w:cs="r_ansi"/>
          <w:sz w:val="20"/>
          <w:szCs w:val="20"/>
        </w:rPr>
      </w:pP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Display Sequence: </w:t>
      </w:r>
      <w:r w:rsidRPr="00567FB4">
        <w:rPr>
          <w:rFonts w:ascii="r_ansi" w:hAnsi="r_ansi" w:cs="r_ansi"/>
          <w:b/>
          <w:sz w:val="20"/>
          <w:szCs w:val="20"/>
        </w:rPr>
        <w:t>1//    1</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Clinical Reminder Dialog: </w:t>
      </w:r>
      <w:r w:rsidRPr="00567FB4">
        <w:rPr>
          <w:rFonts w:ascii="r_ansi" w:hAnsi="r_ansi" w:cs="r_ansi"/>
          <w:b/>
          <w:sz w:val="20"/>
          <w:szCs w:val="20"/>
        </w:rPr>
        <w:t xml:space="preserve">AVEFA </w:t>
      </w: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w:t>
      </w:r>
      <w:r w:rsidRPr="00567FB4">
        <w:rPr>
          <w:rFonts w:ascii="r_ansi" w:hAnsi="r_ansi" w:cs="r_ansi"/>
          <w:sz w:val="20"/>
          <w:szCs w:val="20"/>
        </w:rPr>
        <w:sym w:font="Wingdings" w:char="F0DF"/>
      </w:r>
      <w:r w:rsidRPr="00567FB4">
        <w:rPr>
          <w:rFonts w:ascii="r_ansi" w:hAnsi="r_ansi" w:cs="r_ansi"/>
          <w:sz w:val="20"/>
          <w:szCs w:val="20"/>
        </w:rPr>
        <w:t xml:space="preserve"> enter only “AVEFA” to list all 4 of the AWARE Reminder Dialogs.</w:t>
      </w: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1   AVEFA ABNORMAL CXR       reminder dialog     LOCAL</w:t>
      </w: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2   AVEFA ABNORMAL MAMMOGRAM       reminder dialog     LOCAL</w:t>
      </w: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3   AVEFA FOBT-FIT       reminder dialog     LOCAL</w:t>
      </w: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4   AVEFA PSA       reminder dialog     LOCAL</w:t>
      </w: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CHOOSE 1-4: 1  </w:t>
      </w:r>
      <w:r w:rsidRPr="00567FB4">
        <w:rPr>
          <w:rFonts w:ascii="r_ansi" w:hAnsi="r_ansi" w:cs="r_ansi"/>
          <w:b/>
          <w:sz w:val="20"/>
          <w:szCs w:val="20"/>
        </w:rPr>
        <w:t>AVEFA ABNORMAL CXR     reminder dialog     LOCAL</w:t>
      </w:r>
    </w:p>
    <w:p w:rsidR="009E4298" w:rsidRPr="00567FB4" w:rsidRDefault="009E4298" w:rsidP="001C1E1F">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Select Display Sequence: </w:t>
      </w:r>
      <w:r w:rsidRPr="00567FB4">
        <w:rPr>
          <w:rFonts w:ascii="r_ansi" w:hAnsi="r_ansi" w:cs="r_ansi"/>
          <w:b/>
          <w:sz w:val="20"/>
          <w:szCs w:val="20"/>
        </w:rPr>
        <w:t>2</w:t>
      </w:r>
    </w:p>
    <w:p w:rsidR="009E4298" w:rsidRPr="00567FB4" w:rsidRDefault="009E4298" w:rsidP="001C1E1F">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Are you adding 2 as a new Display Sequence? </w:t>
      </w:r>
      <w:r w:rsidRPr="00567FB4">
        <w:rPr>
          <w:rFonts w:ascii="r_ansi" w:hAnsi="r_ansi" w:cs="r_ansi"/>
          <w:b/>
          <w:sz w:val="20"/>
          <w:szCs w:val="20"/>
        </w:rPr>
        <w:t>Yes//   YES</w:t>
      </w:r>
    </w:p>
    <w:p w:rsidR="009E4298" w:rsidRPr="00567FB4" w:rsidRDefault="009E4298" w:rsidP="001C1E1F">
      <w:pPr>
        <w:autoSpaceDE w:val="0"/>
        <w:autoSpaceDN w:val="0"/>
        <w:adjustRightInd w:val="0"/>
        <w:ind w:left="720"/>
        <w:rPr>
          <w:rFonts w:ascii="r_ansi" w:hAnsi="r_ansi" w:cs="r_ansi"/>
          <w:sz w:val="20"/>
          <w:szCs w:val="20"/>
        </w:rPr>
      </w:pPr>
    </w:p>
    <w:p w:rsidR="009E4298" w:rsidRPr="00567FB4" w:rsidRDefault="009E4298" w:rsidP="001C1E1F">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Display Sequence: </w:t>
      </w:r>
      <w:r w:rsidRPr="00567FB4">
        <w:rPr>
          <w:rFonts w:ascii="r_ansi" w:hAnsi="r_ansi" w:cs="r_ansi"/>
          <w:b/>
          <w:sz w:val="20"/>
          <w:szCs w:val="20"/>
        </w:rPr>
        <w:t>2//    2</w:t>
      </w: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Clinical Reminder Dialog: </w:t>
      </w:r>
      <w:r w:rsidRPr="00567FB4">
        <w:rPr>
          <w:rFonts w:ascii="r_ansi" w:hAnsi="r_ansi" w:cs="r_ansi"/>
          <w:b/>
          <w:sz w:val="20"/>
          <w:szCs w:val="20"/>
        </w:rPr>
        <w:t>AVEFA ABNORMAL MAMMOGRAM  reminder dialog     LOCAL</w:t>
      </w: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...OK? </w:t>
      </w:r>
      <w:r w:rsidRPr="00567FB4">
        <w:rPr>
          <w:rFonts w:ascii="r_ansi" w:hAnsi="r_ansi" w:cs="r_ansi"/>
          <w:b/>
          <w:sz w:val="20"/>
          <w:szCs w:val="20"/>
        </w:rPr>
        <w:t>Yes//   (Yes)</w:t>
      </w: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Select Display Sequence: </w:t>
      </w:r>
      <w:r w:rsidRPr="00567FB4">
        <w:rPr>
          <w:rFonts w:ascii="r_ansi" w:hAnsi="r_ansi" w:cs="r_ansi"/>
          <w:b/>
          <w:sz w:val="20"/>
          <w:szCs w:val="20"/>
        </w:rPr>
        <w:t>3</w:t>
      </w: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Are you adding 3 as a new Display Sequence? </w:t>
      </w:r>
      <w:r w:rsidRPr="00567FB4">
        <w:rPr>
          <w:rFonts w:ascii="r_ansi" w:hAnsi="r_ansi" w:cs="r_ansi"/>
          <w:b/>
          <w:sz w:val="20"/>
          <w:szCs w:val="20"/>
        </w:rPr>
        <w:t>Yes//   YES</w:t>
      </w:r>
    </w:p>
    <w:p w:rsidR="009E4298" w:rsidRPr="00567FB4" w:rsidRDefault="009E4298" w:rsidP="001C1E1F">
      <w:pPr>
        <w:autoSpaceDE w:val="0"/>
        <w:autoSpaceDN w:val="0"/>
        <w:adjustRightInd w:val="0"/>
        <w:ind w:left="720"/>
        <w:rPr>
          <w:rFonts w:ascii="r_ansi" w:hAnsi="r_ansi" w:cs="r_ansi"/>
          <w:sz w:val="20"/>
          <w:szCs w:val="20"/>
        </w:rPr>
      </w:pP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Display Sequence: </w:t>
      </w:r>
      <w:r w:rsidRPr="00567FB4">
        <w:rPr>
          <w:rFonts w:ascii="r_ansi" w:hAnsi="r_ansi" w:cs="r_ansi"/>
          <w:b/>
          <w:sz w:val="20"/>
          <w:szCs w:val="20"/>
        </w:rPr>
        <w:t>3//    3</w:t>
      </w: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Clinical Reminder Dialog: </w:t>
      </w:r>
      <w:r w:rsidRPr="00567FB4">
        <w:rPr>
          <w:rFonts w:ascii="r_ansi" w:hAnsi="r_ansi" w:cs="r_ansi"/>
          <w:b/>
          <w:sz w:val="20"/>
          <w:szCs w:val="20"/>
        </w:rPr>
        <w:t>AVEFA FOBT-FIT       reminder dialog     LOCAL</w:t>
      </w:r>
    </w:p>
    <w:p w:rsidR="009E4298" w:rsidRPr="00567FB4" w:rsidRDefault="009E4298" w:rsidP="001C1E1F">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         ...OK? </w:t>
      </w:r>
      <w:r w:rsidRPr="00567FB4">
        <w:rPr>
          <w:rFonts w:ascii="r_ansi" w:hAnsi="r_ansi" w:cs="r_ansi"/>
          <w:b/>
          <w:sz w:val="20"/>
          <w:szCs w:val="20"/>
        </w:rPr>
        <w:t>Yes//   (Yes)</w:t>
      </w:r>
    </w:p>
    <w:p w:rsidR="009E4298" w:rsidRPr="00567FB4" w:rsidRDefault="009E4298" w:rsidP="001C1E1F">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Select Display Sequence: </w:t>
      </w:r>
      <w:r w:rsidRPr="00567FB4">
        <w:rPr>
          <w:rFonts w:ascii="r_ansi" w:hAnsi="r_ansi" w:cs="r_ansi"/>
          <w:b/>
          <w:sz w:val="20"/>
          <w:szCs w:val="20"/>
        </w:rPr>
        <w:t>4</w:t>
      </w:r>
    </w:p>
    <w:p w:rsidR="009E4298" w:rsidRPr="00567FB4" w:rsidRDefault="009E4298" w:rsidP="00E77F64">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Are you adding 4 as a new Display Sequence? </w:t>
      </w:r>
      <w:r w:rsidRPr="00567FB4">
        <w:rPr>
          <w:rFonts w:ascii="r_ansi" w:hAnsi="r_ansi" w:cs="r_ansi"/>
          <w:b/>
          <w:sz w:val="20"/>
          <w:szCs w:val="20"/>
        </w:rPr>
        <w:t>Yes//   YES</w:t>
      </w:r>
    </w:p>
    <w:p w:rsidR="009E4298" w:rsidRPr="00567FB4" w:rsidRDefault="009E4298" w:rsidP="00680CA5">
      <w:pPr>
        <w:autoSpaceDE w:val="0"/>
        <w:autoSpaceDN w:val="0"/>
        <w:adjustRightInd w:val="0"/>
        <w:ind w:left="720"/>
        <w:rPr>
          <w:rFonts w:ascii="r_ansi" w:hAnsi="r_ansi" w:cs="r_ansi"/>
          <w:sz w:val="20"/>
          <w:szCs w:val="20"/>
        </w:rPr>
      </w:pP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Display Sequence: 4//    </w:t>
      </w:r>
      <w:r w:rsidRPr="00567FB4">
        <w:rPr>
          <w:rFonts w:ascii="r_ansi" w:hAnsi="r_ansi" w:cs="r_ansi"/>
          <w:b/>
          <w:sz w:val="20"/>
          <w:szCs w:val="20"/>
        </w:rPr>
        <w:t>4</w:t>
      </w: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Clinical Reminder Dialog: </w:t>
      </w:r>
      <w:r w:rsidRPr="00567FB4">
        <w:rPr>
          <w:rFonts w:ascii="r_ansi" w:hAnsi="r_ansi" w:cs="r_ansi"/>
          <w:b/>
          <w:sz w:val="20"/>
          <w:szCs w:val="20"/>
        </w:rPr>
        <w:t>AVEFA PSA       reminder dialog     LOCAL</w:t>
      </w: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...OK? </w:t>
      </w:r>
      <w:r w:rsidRPr="00567FB4">
        <w:rPr>
          <w:rFonts w:ascii="r_ansi" w:hAnsi="r_ansi" w:cs="r_ansi"/>
          <w:b/>
          <w:sz w:val="20"/>
          <w:szCs w:val="20"/>
        </w:rPr>
        <w:t>Yes//   (Yes)</w:t>
      </w: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Select Display Sequence: </w:t>
      </w:r>
    </w:p>
    <w:p w:rsidR="009E4298" w:rsidRPr="00567FB4" w:rsidRDefault="009E4298" w:rsidP="001C1E1F">
      <w:pPr>
        <w:autoSpaceDE w:val="0"/>
        <w:autoSpaceDN w:val="0"/>
        <w:adjustRightInd w:val="0"/>
        <w:ind w:left="720"/>
        <w:rPr>
          <w:rFonts w:ascii="r_ansi" w:hAnsi="r_ansi" w:cs="r_ansi"/>
          <w:sz w:val="20"/>
          <w:szCs w:val="20"/>
        </w:rPr>
      </w:pP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TIU TEMPLATE REMINDER DIALOGS may be set for the following:</w:t>
      </w:r>
    </w:p>
    <w:p w:rsidR="009E4298" w:rsidRPr="00567FB4" w:rsidRDefault="009E4298" w:rsidP="001C1E1F">
      <w:pPr>
        <w:autoSpaceDE w:val="0"/>
        <w:autoSpaceDN w:val="0"/>
        <w:adjustRightInd w:val="0"/>
        <w:ind w:left="720"/>
        <w:rPr>
          <w:rFonts w:ascii="r_ansi" w:hAnsi="r_ansi" w:cs="r_ansi"/>
          <w:sz w:val="20"/>
          <w:szCs w:val="20"/>
        </w:rPr>
      </w:pP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1   User          USR    [choose from NEW PERSON]</w:t>
      </w: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3   Service       SRV    [choose from SERVICE/SECTION]</w:t>
      </w: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4   Division      DIV    [choose from INSTITUTION]</w:t>
      </w: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5   System        SYS    [MAE-TEST]</w:t>
      </w:r>
    </w:p>
    <w:p w:rsidR="009E4298" w:rsidRDefault="009E4298" w:rsidP="001C1E1F">
      <w:pPr>
        <w:pStyle w:val="BodyText"/>
        <w:ind w:left="360"/>
      </w:pPr>
      <w:r w:rsidRPr="00567FB4">
        <w:rPr>
          <w:b/>
        </w:rPr>
        <w:lastRenderedPageBreak/>
        <w:t xml:space="preserve">NOTE: </w:t>
      </w:r>
      <w:r w:rsidRPr="00567FB4">
        <w:t>All 4 reminder dialogs (AVEFA FOBT-FIT, AVEFA ABNORMAL CXR, and AVEFA ABNORMAL MAMMOGRAM) are added by increasing the Display Sequence: by 1 each time.</w:t>
      </w:r>
    </w:p>
    <w:p w:rsidR="00DD1214" w:rsidRDefault="00DD1214" w:rsidP="001C1E1F">
      <w:pPr>
        <w:pStyle w:val="BodyText"/>
        <w:ind w:left="360"/>
      </w:pPr>
    </w:p>
    <w:p w:rsidR="00DD1214" w:rsidRDefault="00DD1214" w:rsidP="001C1E1F">
      <w:pPr>
        <w:pStyle w:val="BodyText"/>
        <w:ind w:left="360"/>
      </w:pPr>
      <w:r>
        <w:t>Also, this parameterization can be done once for each Reminder Dialog by “System” if desired instead of by “user”.</w:t>
      </w:r>
    </w:p>
    <w:p w:rsidR="00485D60" w:rsidRDefault="00485D60" w:rsidP="001C1E1F">
      <w:pPr>
        <w:pStyle w:val="BodyText"/>
        <w:ind w:left="360"/>
      </w:pPr>
    </w:p>
    <w:p w:rsidR="00485D60" w:rsidRPr="00567FB4" w:rsidRDefault="00485D60" w:rsidP="00602098">
      <w:pPr>
        <w:pStyle w:val="Heading1"/>
        <w:numPr>
          <w:ilvl w:val="0"/>
          <w:numId w:val="0"/>
        </w:numPr>
      </w:pPr>
      <w:bookmarkStart w:id="29" w:name="_Toc439869796"/>
      <w:r>
        <w:t>4.3 Connect Each Reminder Dialog to a created Shared TIU Template</w:t>
      </w:r>
      <w:bookmarkEnd w:id="29"/>
    </w:p>
    <w:p w:rsidR="009E4298" w:rsidRPr="00567FB4" w:rsidRDefault="009E4298" w:rsidP="00FD1C2C">
      <w:pPr>
        <w:pStyle w:val="BodyText"/>
      </w:pPr>
      <w:bookmarkStart w:id="30" w:name="_Toc395861744"/>
      <w:bookmarkStart w:id="31" w:name="_Toc395861745"/>
      <w:bookmarkStart w:id="32" w:name="_Toc395861746"/>
      <w:bookmarkStart w:id="33" w:name="_Toc395861747"/>
      <w:bookmarkStart w:id="34" w:name="_Toc395861748"/>
      <w:bookmarkStart w:id="35" w:name="_Toc395861749"/>
      <w:bookmarkStart w:id="36" w:name="_Toc395861750"/>
      <w:bookmarkStart w:id="37" w:name="_Toc395861751"/>
      <w:bookmarkStart w:id="38" w:name="_Toc395861752"/>
      <w:bookmarkEnd w:id="30"/>
      <w:bookmarkEnd w:id="31"/>
      <w:bookmarkEnd w:id="32"/>
      <w:bookmarkEnd w:id="33"/>
      <w:bookmarkEnd w:id="34"/>
      <w:bookmarkEnd w:id="35"/>
      <w:bookmarkEnd w:id="36"/>
      <w:bookmarkEnd w:id="37"/>
      <w:bookmarkEnd w:id="38"/>
      <w:r w:rsidRPr="00567FB4">
        <w:t xml:space="preserve">Connect each Reminder Dialog to a created </w:t>
      </w:r>
      <w:r w:rsidR="002A4122">
        <w:t xml:space="preserve">Shared </w:t>
      </w:r>
      <w:r w:rsidRPr="00567FB4">
        <w:t>TIU template in CPRS.</w:t>
      </w:r>
    </w:p>
    <w:p w:rsidR="001A063B" w:rsidRDefault="009E4298" w:rsidP="00B166BB">
      <w:pPr>
        <w:pStyle w:val="BodyText"/>
        <w:rPr>
          <w:b/>
        </w:rPr>
      </w:pPr>
      <w:r w:rsidRPr="00736216">
        <w:rPr>
          <w:b/>
        </w:rPr>
        <w:t>NOTE</w:t>
      </w:r>
      <w:r w:rsidRPr="00020354">
        <w:rPr>
          <w:b/>
        </w:rPr>
        <w:t xml:space="preserve">: We recommend that a Clinical Application Coordinator (CAC) complete this step. It can also be accomplished by an OI&amp;T Specialist/Programmer. </w:t>
      </w:r>
    </w:p>
    <w:p w:rsidR="009E4298" w:rsidRPr="00020354" w:rsidRDefault="009E4298" w:rsidP="00B166BB">
      <w:pPr>
        <w:pStyle w:val="BodyText"/>
        <w:rPr>
          <w:b/>
        </w:rPr>
      </w:pPr>
      <w:r w:rsidRPr="00020354">
        <w:rPr>
          <w:b/>
        </w:rPr>
        <w:t xml:space="preserve">Make sure this step is done </w:t>
      </w:r>
      <w:r w:rsidR="001A063B">
        <w:rPr>
          <w:b/>
        </w:rPr>
        <w:t xml:space="preserve">one and </w:t>
      </w:r>
      <w:r w:rsidRPr="00020354">
        <w:rPr>
          <w:b/>
        </w:rPr>
        <w:t xml:space="preserve">only one time </w:t>
      </w:r>
      <w:r w:rsidR="001A063B">
        <w:rPr>
          <w:b/>
        </w:rPr>
        <w:t xml:space="preserve">for each Reminder Dialog </w:t>
      </w:r>
      <w:r w:rsidRPr="00020354">
        <w:rPr>
          <w:b/>
        </w:rPr>
        <w:t xml:space="preserve">by </w:t>
      </w:r>
      <w:r w:rsidR="001A063B">
        <w:rPr>
          <w:b/>
        </w:rPr>
        <w:t>a</w:t>
      </w:r>
      <w:r w:rsidRPr="00020354">
        <w:rPr>
          <w:b/>
        </w:rPr>
        <w:t xml:space="preserve"> Clinical Application Coordinator or </w:t>
      </w:r>
      <w:r w:rsidR="001A063B">
        <w:rPr>
          <w:b/>
        </w:rPr>
        <w:t>an</w:t>
      </w:r>
      <w:r w:rsidRPr="00020354">
        <w:rPr>
          <w:b/>
        </w:rPr>
        <w:t xml:space="preserve"> OI&amp;T Specialist/Programmer.</w:t>
      </w:r>
    </w:p>
    <w:p w:rsidR="009E4298" w:rsidRPr="00567FB4" w:rsidRDefault="009E4298" w:rsidP="00621321">
      <w:pPr>
        <w:pStyle w:val="BodyText"/>
      </w:pPr>
      <w:r w:rsidRPr="00567FB4">
        <w:t xml:space="preserve">Create a new </w:t>
      </w:r>
      <w:r w:rsidR="002A4122">
        <w:t xml:space="preserve">Shared </w:t>
      </w:r>
      <w:r w:rsidRPr="00567FB4">
        <w:t>TIU template and link the Reminder Dialog template to it in CPRS. A Clinical Coordinator needs to do this. Assign use as a Shared Template in the steps as shown below:</w:t>
      </w:r>
    </w:p>
    <w:p w:rsidR="009E4298" w:rsidRPr="00567FB4" w:rsidRDefault="009E4298" w:rsidP="00D17B36">
      <w:pPr>
        <w:pStyle w:val="BodyText"/>
        <w:ind w:left="360"/>
      </w:pPr>
      <w:r w:rsidRPr="00567FB4">
        <w:t xml:space="preserve"> Select Training Menu &lt;TEST ACCOUNT&gt; Option: </w:t>
      </w:r>
      <w:r w:rsidRPr="00567FB4">
        <w:rPr>
          <w:b/>
        </w:rPr>
        <w:t>xx  General Parameter Tools</w:t>
      </w:r>
    </w:p>
    <w:p w:rsidR="009E4298" w:rsidRPr="00567FB4" w:rsidRDefault="009E4298" w:rsidP="004955CD">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LV     List Values for a Selected Parameter</w:t>
      </w:r>
    </w:p>
    <w:p w:rsidR="009E4298" w:rsidRPr="00567FB4" w:rsidRDefault="009E4298" w:rsidP="004955CD">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LE     List Values for a Selected Entity</w:t>
      </w:r>
    </w:p>
    <w:p w:rsidR="009E4298" w:rsidRPr="00567FB4" w:rsidRDefault="009E4298" w:rsidP="004955CD">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LP     List Values for a Selected Package</w:t>
      </w:r>
    </w:p>
    <w:p w:rsidR="009E4298" w:rsidRPr="00567FB4" w:rsidRDefault="009E4298" w:rsidP="004955CD">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LT     List Values for a Selected Template</w:t>
      </w:r>
    </w:p>
    <w:p w:rsidR="009E4298" w:rsidRPr="00567FB4" w:rsidRDefault="009E4298" w:rsidP="004955CD">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   </w:t>
      </w:r>
      <w:r w:rsidRPr="00567FB4">
        <w:rPr>
          <w:rFonts w:ascii="r_ansi" w:hAnsi="r_ansi" w:cs="r_ansi"/>
          <w:b/>
          <w:sz w:val="20"/>
          <w:szCs w:val="20"/>
        </w:rPr>
        <w:t>EP     Edit Parameter Values</w:t>
      </w:r>
    </w:p>
    <w:p w:rsidR="009E4298" w:rsidRPr="00567FB4" w:rsidRDefault="009E4298" w:rsidP="004955CD">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ET     Edit Parameter Values with Template</w:t>
      </w:r>
    </w:p>
    <w:p w:rsidR="009E4298" w:rsidRPr="00567FB4" w:rsidRDefault="009E4298" w:rsidP="004955CD">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EK     Edit Parameter Definition Keyword</w:t>
      </w:r>
    </w:p>
    <w:p w:rsidR="009E4298" w:rsidRPr="00567FB4" w:rsidRDefault="009E4298" w:rsidP="004955CD">
      <w:pPr>
        <w:autoSpaceDE w:val="0"/>
        <w:autoSpaceDN w:val="0"/>
        <w:adjustRightInd w:val="0"/>
        <w:ind w:left="720"/>
        <w:rPr>
          <w:rFonts w:ascii="r_ansi" w:hAnsi="r_ansi" w:cs="r_ansi"/>
          <w:sz w:val="20"/>
          <w:szCs w:val="20"/>
        </w:rPr>
      </w:pPr>
    </w:p>
    <w:p w:rsidR="009E4298" w:rsidRPr="00567FB4" w:rsidRDefault="009E4298" w:rsidP="004955CD">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You Select General Parameter Tools &lt;TEST ACCOUNT&gt; Option: </w:t>
      </w:r>
      <w:r w:rsidRPr="00567FB4">
        <w:rPr>
          <w:rFonts w:ascii="r_ansi" w:hAnsi="r_ansi" w:cs="r_ansi"/>
          <w:b/>
          <w:sz w:val="20"/>
          <w:szCs w:val="20"/>
        </w:rPr>
        <w:t>ep  Edit Parameter Values</w:t>
      </w:r>
    </w:p>
    <w:p w:rsidR="009E4298" w:rsidRPr="00567FB4" w:rsidRDefault="009E4298" w:rsidP="004955CD">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 Edit Parameter Values ---</w:t>
      </w:r>
    </w:p>
    <w:p w:rsidR="009E4298" w:rsidRPr="00567FB4" w:rsidRDefault="009E4298" w:rsidP="004955CD">
      <w:pPr>
        <w:autoSpaceDE w:val="0"/>
        <w:autoSpaceDN w:val="0"/>
        <w:adjustRightInd w:val="0"/>
        <w:rPr>
          <w:rFonts w:ascii="r_ansi" w:hAnsi="r_ansi" w:cs="r_ansi"/>
          <w:sz w:val="20"/>
          <w:szCs w:val="20"/>
        </w:rPr>
      </w:pPr>
    </w:p>
    <w:p w:rsidR="009E4298" w:rsidRPr="00567FB4" w:rsidRDefault="009E4298" w:rsidP="004955CD">
      <w:pPr>
        <w:autoSpaceDE w:val="0"/>
        <w:autoSpaceDN w:val="0"/>
        <w:adjustRightInd w:val="0"/>
        <w:ind w:left="720"/>
        <w:rPr>
          <w:rFonts w:ascii="r_ansi" w:hAnsi="r_ansi" w:cs="r_ansi"/>
          <w:sz w:val="20"/>
          <w:szCs w:val="20"/>
        </w:rPr>
      </w:pPr>
      <w:r w:rsidRPr="00567FB4">
        <w:t xml:space="preserve">Select PARAMETER DEFINITION NAME: </w:t>
      </w:r>
      <w:r w:rsidRPr="00567FB4">
        <w:rPr>
          <w:rFonts w:ascii="r_ansi" w:hAnsi="r_ansi" w:cs="r_ansi"/>
          <w:sz w:val="20"/>
          <w:szCs w:val="20"/>
        </w:rPr>
        <w:t>PXRM GUI REMINDERS ACTIVE</w:t>
      </w:r>
    </w:p>
    <w:p w:rsidR="009E4298" w:rsidRPr="00567FB4" w:rsidRDefault="009E4298" w:rsidP="00F957BC">
      <w:pPr>
        <w:autoSpaceDE w:val="0"/>
        <w:autoSpaceDN w:val="0"/>
        <w:adjustRightInd w:val="0"/>
        <w:ind w:left="720"/>
        <w:rPr>
          <w:rFonts w:ascii="r_ansi" w:hAnsi="r_ansi" w:cs="r_ansi"/>
          <w:sz w:val="20"/>
          <w:szCs w:val="20"/>
        </w:rPr>
      </w:pPr>
    </w:p>
    <w:p w:rsidR="009E4298" w:rsidRPr="00567FB4" w:rsidRDefault="009E4298" w:rsidP="004955CD">
      <w:pPr>
        <w:autoSpaceDE w:val="0"/>
        <w:autoSpaceDN w:val="0"/>
        <w:adjustRightInd w:val="0"/>
        <w:ind w:left="720"/>
        <w:rPr>
          <w:rFonts w:ascii="r_ansi" w:hAnsi="r_ansi" w:cs="r_ansi"/>
          <w:sz w:val="20"/>
          <w:szCs w:val="20"/>
        </w:rPr>
      </w:pPr>
    </w:p>
    <w:p w:rsidR="009E4298" w:rsidRPr="00567FB4" w:rsidRDefault="009E4298" w:rsidP="005C4587">
      <w:pPr>
        <w:autoSpaceDE w:val="0"/>
        <w:autoSpaceDN w:val="0"/>
        <w:adjustRightInd w:val="0"/>
        <w:ind w:left="720"/>
        <w:rPr>
          <w:rFonts w:ascii="r_ansi" w:hAnsi="r_ansi" w:cs="r_ansi"/>
          <w:sz w:val="20"/>
          <w:szCs w:val="20"/>
        </w:rPr>
      </w:pPr>
      <w:r w:rsidRPr="00567FB4">
        <w:rPr>
          <w:rFonts w:ascii="r_ansi" w:hAnsi="r_ansi" w:cs="r_ansi"/>
          <w:sz w:val="20"/>
          <w:szCs w:val="20"/>
        </w:rPr>
        <w:t>PXRM GUI REMINDERS ACTIVE may be set for the following (First be sure the parameter for Division or System is set “Active”):</w:t>
      </w:r>
    </w:p>
    <w:p w:rsidR="009E4298" w:rsidRPr="00567FB4" w:rsidRDefault="009E4298" w:rsidP="005C4587">
      <w:pPr>
        <w:autoSpaceDE w:val="0"/>
        <w:autoSpaceDN w:val="0"/>
        <w:adjustRightInd w:val="0"/>
        <w:ind w:left="720"/>
        <w:rPr>
          <w:rFonts w:ascii="r_ansi" w:hAnsi="r_ansi" w:cs="r_ansi"/>
          <w:sz w:val="20"/>
          <w:szCs w:val="20"/>
        </w:rPr>
      </w:pPr>
    </w:p>
    <w:p w:rsidR="009E4298" w:rsidRPr="00567FB4" w:rsidRDefault="009E4298" w:rsidP="005C4587">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1   User          USR    [choose from NEW PERSON]</w:t>
      </w:r>
    </w:p>
    <w:p w:rsidR="009E4298" w:rsidRPr="00567FB4" w:rsidRDefault="009E4298" w:rsidP="005C4587">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2   Service       SRV    [choose from SERVICE/SECTION]</w:t>
      </w:r>
    </w:p>
    <w:p w:rsidR="009E4298" w:rsidRPr="00567FB4" w:rsidRDefault="009E4298" w:rsidP="005C4587">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3   Division      DIV    [choose from INSTITUTION]</w:t>
      </w:r>
    </w:p>
    <w:p w:rsidR="009E4298" w:rsidRPr="00567FB4" w:rsidRDefault="009E4298" w:rsidP="005C4587">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4   System        SYS    [GOLD.VAINNOVATION.US]</w:t>
      </w:r>
    </w:p>
    <w:p w:rsidR="009E4298" w:rsidRPr="00567FB4" w:rsidRDefault="009E4298" w:rsidP="005C4587">
      <w:pPr>
        <w:autoSpaceDE w:val="0"/>
        <w:autoSpaceDN w:val="0"/>
        <w:adjustRightInd w:val="0"/>
        <w:ind w:left="720"/>
        <w:rPr>
          <w:rFonts w:ascii="r_ansi" w:hAnsi="r_ansi" w:cs="r_ansi"/>
          <w:sz w:val="20"/>
          <w:szCs w:val="20"/>
        </w:rPr>
      </w:pPr>
      <w:r w:rsidRPr="00567FB4">
        <w:rPr>
          <w:rFonts w:ascii="r_ansi" w:hAnsi="r_ansi" w:cs="r_ansi"/>
          <w:sz w:val="20"/>
          <w:szCs w:val="20"/>
        </w:rPr>
        <w:t>Enter selection: 4  System   GOLD.VAINNOVATION.US</w:t>
      </w:r>
    </w:p>
    <w:p w:rsidR="009E4298" w:rsidRPr="00567FB4" w:rsidRDefault="009E4298" w:rsidP="005C4587">
      <w:pPr>
        <w:autoSpaceDE w:val="0"/>
        <w:autoSpaceDN w:val="0"/>
        <w:adjustRightInd w:val="0"/>
        <w:ind w:left="720"/>
        <w:rPr>
          <w:rFonts w:ascii="r_ansi" w:hAnsi="r_ansi" w:cs="r_ansi"/>
          <w:sz w:val="20"/>
          <w:szCs w:val="20"/>
        </w:rPr>
      </w:pPr>
    </w:p>
    <w:p w:rsidR="009E4298" w:rsidRPr="00567FB4" w:rsidRDefault="009E4298" w:rsidP="005C4587">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Setting PXRM GUI REMINDERS ACTIVE for System: GOLD.VAINNOVATION.US </w:t>
      </w:r>
    </w:p>
    <w:p w:rsidR="009E4298" w:rsidRPr="00567FB4" w:rsidRDefault="009E4298" w:rsidP="005C4587">
      <w:pPr>
        <w:autoSpaceDE w:val="0"/>
        <w:autoSpaceDN w:val="0"/>
        <w:adjustRightInd w:val="0"/>
        <w:ind w:left="720"/>
        <w:rPr>
          <w:rFonts w:ascii="r_ansi" w:hAnsi="r_ansi" w:cs="r_ansi"/>
          <w:sz w:val="20"/>
          <w:szCs w:val="20"/>
        </w:rPr>
      </w:pPr>
      <w:r w:rsidRPr="00567FB4">
        <w:rPr>
          <w:rFonts w:ascii="r_ansi" w:hAnsi="r_ansi" w:cs="r_ansi"/>
          <w:sz w:val="20"/>
          <w:szCs w:val="20"/>
        </w:rPr>
        <w:t>REMINDERS ACTIVE: YES// ^</w:t>
      </w:r>
    </w:p>
    <w:p w:rsidR="009E4298" w:rsidRPr="00567FB4" w:rsidRDefault="009E4298" w:rsidP="005C4587">
      <w:pPr>
        <w:autoSpaceDE w:val="0"/>
        <w:autoSpaceDN w:val="0"/>
        <w:adjustRightInd w:val="0"/>
        <w:ind w:left="720"/>
        <w:rPr>
          <w:rFonts w:ascii="r_ansi" w:hAnsi="r_ansi" w:cs="r_ansi"/>
          <w:sz w:val="20"/>
          <w:szCs w:val="20"/>
        </w:rPr>
      </w:pPr>
    </w:p>
    <w:p w:rsidR="00952728" w:rsidRDefault="00952728" w:rsidP="005C4587">
      <w:pPr>
        <w:autoSpaceDE w:val="0"/>
        <w:autoSpaceDN w:val="0"/>
        <w:adjustRightInd w:val="0"/>
        <w:ind w:left="720"/>
        <w:rPr>
          <w:rFonts w:ascii="r_ansi" w:hAnsi="r_ansi" w:cs="r_ansi"/>
          <w:sz w:val="20"/>
          <w:szCs w:val="20"/>
        </w:rPr>
      </w:pPr>
    </w:p>
    <w:p w:rsidR="00952728" w:rsidRDefault="00952728" w:rsidP="005C4587">
      <w:pPr>
        <w:autoSpaceDE w:val="0"/>
        <w:autoSpaceDN w:val="0"/>
        <w:adjustRightInd w:val="0"/>
        <w:ind w:left="720"/>
        <w:rPr>
          <w:rFonts w:ascii="r_ansi" w:hAnsi="r_ansi" w:cs="r_ansi"/>
          <w:sz w:val="20"/>
          <w:szCs w:val="20"/>
        </w:rPr>
      </w:pPr>
    </w:p>
    <w:p w:rsidR="009E4298" w:rsidRPr="00567FB4" w:rsidRDefault="00952728" w:rsidP="005C4587">
      <w:pPr>
        <w:autoSpaceDE w:val="0"/>
        <w:autoSpaceDN w:val="0"/>
        <w:adjustRightInd w:val="0"/>
        <w:ind w:left="720"/>
        <w:rPr>
          <w:rFonts w:ascii="r_ansi" w:hAnsi="r_ansi" w:cs="r_ansi"/>
          <w:sz w:val="20"/>
          <w:szCs w:val="20"/>
        </w:rPr>
      </w:pPr>
      <w:r>
        <w:rPr>
          <w:rFonts w:ascii="r_ansi" w:hAnsi="r_ansi" w:cs="r_ansi"/>
          <w:sz w:val="20"/>
          <w:szCs w:val="20"/>
        </w:rPr>
        <w:t xml:space="preserve">Next, do the </w:t>
      </w:r>
      <w:r w:rsidR="009E4298" w:rsidRPr="00567FB4">
        <w:rPr>
          <w:rFonts w:ascii="r_ansi" w:hAnsi="r_ansi" w:cs="r_ansi"/>
          <w:sz w:val="20"/>
          <w:szCs w:val="20"/>
        </w:rPr>
        <w:t xml:space="preserve">following </w:t>
      </w:r>
      <w:r>
        <w:rPr>
          <w:rFonts w:ascii="r_ansi" w:hAnsi="r_ansi" w:cs="r_ansi"/>
          <w:sz w:val="20"/>
          <w:szCs w:val="20"/>
        </w:rPr>
        <w:t xml:space="preserve">with these </w:t>
      </w:r>
      <w:r w:rsidR="009E4298" w:rsidRPr="00567FB4">
        <w:rPr>
          <w:rFonts w:ascii="r_ansi" w:hAnsi="r_ansi" w:cs="r_ansi"/>
          <w:sz w:val="20"/>
          <w:szCs w:val="20"/>
        </w:rPr>
        <w:t>associations for all 4 Reminder dialogs as below:</w:t>
      </w:r>
    </w:p>
    <w:p w:rsidR="009E4298" w:rsidRPr="00567FB4" w:rsidRDefault="009E4298" w:rsidP="005C4587">
      <w:pPr>
        <w:autoSpaceDE w:val="0"/>
        <w:autoSpaceDN w:val="0"/>
        <w:adjustRightInd w:val="0"/>
        <w:ind w:left="720"/>
        <w:rPr>
          <w:rFonts w:ascii="r_ansi" w:hAnsi="r_ansi" w:cs="r_ansi"/>
          <w:sz w:val="20"/>
          <w:szCs w:val="20"/>
        </w:rPr>
      </w:pPr>
    </w:p>
    <w:p w:rsidR="009E4298" w:rsidRPr="00567FB4" w:rsidRDefault="009E4298" w:rsidP="005C4587">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Reminder Dialog </w:t>
      </w:r>
      <w:r w:rsidRPr="00567FB4">
        <w:rPr>
          <w:rFonts w:ascii="r_ansi" w:hAnsi="r_ansi" w:cs="r_ansi"/>
          <w:sz w:val="20"/>
          <w:szCs w:val="20"/>
        </w:rPr>
        <w:tab/>
      </w:r>
      <w:r w:rsidRPr="00567FB4">
        <w:rPr>
          <w:rFonts w:ascii="r_ansi" w:hAnsi="r_ansi" w:cs="r_ansi"/>
          <w:sz w:val="20"/>
          <w:szCs w:val="20"/>
        </w:rPr>
        <w:tab/>
      </w:r>
      <w:r w:rsidRPr="00567FB4">
        <w:rPr>
          <w:rFonts w:ascii="r_ansi" w:hAnsi="r_ansi" w:cs="r_ansi"/>
          <w:sz w:val="20"/>
          <w:szCs w:val="20"/>
        </w:rPr>
        <w:tab/>
        <w:t xml:space="preserve">    TIU template</w:t>
      </w:r>
    </w:p>
    <w:p w:rsidR="009E4298" w:rsidRPr="00567FB4" w:rsidRDefault="009E4298" w:rsidP="005C4587">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(names below)</w:t>
      </w:r>
      <w:r w:rsidRPr="00567FB4">
        <w:rPr>
          <w:rFonts w:ascii="r_ansi" w:hAnsi="r_ansi" w:cs="r_ansi"/>
          <w:sz w:val="20"/>
          <w:szCs w:val="20"/>
        </w:rPr>
        <w:tab/>
      </w:r>
      <w:r w:rsidRPr="00567FB4">
        <w:rPr>
          <w:rFonts w:ascii="r_ansi" w:hAnsi="r_ansi" w:cs="r_ansi"/>
          <w:sz w:val="20"/>
          <w:szCs w:val="20"/>
        </w:rPr>
        <w:tab/>
      </w:r>
      <w:r w:rsidRPr="00567FB4">
        <w:rPr>
          <w:rFonts w:ascii="r_ansi" w:hAnsi="r_ansi" w:cs="r_ansi"/>
          <w:sz w:val="20"/>
          <w:szCs w:val="20"/>
        </w:rPr>
        <w:tab/>
        <w:t xml:space="preserve">        (names below)</w:t>
      </w:r>
    </w:p>
    <w:p w:rsidR="009E4298" w:rsidRPr="00567FB4" w:rsidRDefault="009E4298" w:rsidP="005C4587">
      <w:pPr>
        <w:autoSpaceDE w:val="0"/>
        <w:autoSpaceDN w:val="0"/>
        <w:adjustRightInd w:val="0"/>
        <w:ind w:left="720" w:firstLine="720"/>
        <w:rPr>
          <w:rFonts w:ascii="r_ansi" w:hAnsi="r_ansi" w:cs="r_ansi"/>
          <w:b/>
          <w:sz w:val="20"/>
          <w:szCs w:val="20"/>
        </w:rPr>
      </w:pPr>
      <w:r w:rsidRPr="00567FB4">
        <w:rPr>
          <w:rFonts w:ascii="r_ansi" w:hAnsi="r_ansi" w:cs="r_ansi"/>
          <w:b/>
          <w:sz w:val="20"/>
          <w:szCs w:val="20"/>
        </w:rPr>
        <w:t>AVEFA FOBT-FIT                      AWARE ABNORMAL FOBT-FIT</w:t>
      </w:r>
    </w:p>
    <w:p w:rsidR="009E4298" w:rsidRPr="00567FB4" w:rsidRDefault="009E4298" w:rsidP="005C4587">
      <w:pPr>
        <w:autoSpaceDE w:val="0"/>
        <w:autoSpaceDN w:val="0"/>
        <w:adjustRightInd w:val="0"/>
        <w:ind w:left="720" w:firstLine="720"/>
        <w:rPr>
          <w:rFonts w:ascii="r_ansi" w:hAnsi="r_ansi" w:cs="r_ansi"/>
          <w:b/>
          <w:sz w:val="20"/>
          <w:szCs w:val="20"/>
        </w:rPr>
      </w:pPr>
      <w:r w:rsidRPr="00567FB4">
        <w:rPr>
          <w:rFonts w:ascii="r_ansi" w:hAnsi="r_ansi" w:cs="r_ansi"/>
          <w:b/>
          <w:sz w:val="20"/>
          <w:szCs w:val="20"/>
        </w:rPr>
        <w:t>AVEFA PSA                           AWARE ABNORMAL PSA</w:t>
      </w:r>
    </w:p>
    <w:p w:rsidR="009E4298" w:rsidRPr="00567FB4" w:rsidRDefault="009E4298" w:rsidP="005C4587">
      <w:pPr>
        <w:autoSpaceDE w:val="0"/>
        <w:autoSpaceDN w:val="0"/>
        <w:adjustRightInd w:val="0"/>
        <w:ind w:left="720" w:firstLine="720"/>
        <w:rPr>
          <w:rFonts w:ascii="r_ansi" w:hAnsi="r_ansi" w:cs="r_ansi"/>
          <w:b/>
          <w:sz w:val="20"/>
          <w:szCs w:val="20"/>
        </w:rPr>
      </w:pPr>
      <w:r w:rsidRPr="00567FB4">
        <w:rPr>
          <w:rFonts w:ascii="r_ansi" w:hAnsi="r_ansi" w:cs="r_ansi"/>
          <w:b/>
          <w:sz w:val="20"/>
          <w:szCs w:val="20"/>
        </w:rPr>
        <w:t xml:space="preserve">AVEFA ABNORMAL CXR                  AWARE ABNORMAL CXR  </w:t>
      </w:r>
    </w:p>
    <w:p w:rsidR="009E4298" w:rsidRPr="00567FB4" w:rsidRDefault="009E4298" w:rsidP="005C4587">
      <w:pPr>
        <w:autoSpaceDE w:val="0"/>
        <w:autoSpaceDN w:val="0"/>
        <w:adjustRightInd w:val="0"/>
        <w:ind w:left="720"/>
        <w:rPr>
          <w:rFonts w:ascii="r_ansi" w:hAnsi="r_ansi" w:cs="r_ansi"/>
          <w:b/>
          <w:sz w:val="20"/>
          <w:szCs w:val="20"/>
        </w:rPr>
      </w:pPr>
      <w:r w:rsidRPr="00567FB4">
        <w:rPr>
          <w:rFonts w:ascii="r_ansi" w:hAnsi="r_ansi" w:cs="r_ansi"/>
          <w:b/>
          <w:sz w:val="20"/>
          <w:szCs w:val="20"/>
        </w:rPr>
        <w:t xml:space="preserve">      AVEFA ABNORMAL MAMMOGRAM            AWARE ABNORMAL MAMMOGRAM</w:t>
      </w:r>
    </w:p>
    <w:p w:rsidR="009E4298" w:rsidRPr="00567FB4" w:rsidRDefault="009E4298" w:rsidP="00541595">
      <w:pPr>
        <w:pStyle w:val="BodyText"/>
        <w:numPr>
          <w:ilvl w:val="0"/>
          <w:numId w:val="29"/>
        </w:numPr>
      </w:pPr>
      <w:r w:rsidRPr="00567FB4">
        <w:t>Login to CPRS (*CPRS version without AWARE customization) as a Clinical Coordinator</w:t>
      </w:r>
    </w:p>
    <w:p w:rsidR="009E4298" w:rsidRPr="00567FB4" w:rsidRDefault="009E4298" w:rsidP="00541595">
      <w:pPr>
        <w:pStyle w:val="BodyText"/>
        <w:numPr>
          <w:ilvl w:val="0"/>
          <w:numId w:val="29"/>
        </w:numPr>
      </w:pPr>
      <w:r w:rsidRPr="00567FB4">
        <w:t>Go to Notes Tab in CPRS</w:t>
      </w:r>
    </w:p>
    <w:p w:rsidR="009E4298" w:rsidRPr="00567FB4" w:rsidRDefault="002D18BC" w:rsidP="003900F7">
      <w:pPr>
        <w:pStyle w:val="BodyText"/>
        <w:keepNext/>
        <w:jc w:val="center"/>
      </w:pPr>
      <w:r>
        <w:rPr>
          <w:noProof/>
        </w:rPr>
        <w:drawing>
          <wp:inline distT="0" distB="0" distL="0" distR="0" wp14:anchorId="7DB90F05" wp14:editId="3F822695">
            <wp:extent cx="4483100" cy="3187700"/>
            <wp:effectExtent l="0" t="0" r="0" b="0"/>
            <wp:docPr id="2" name="Picture 36" descr="VistA CP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VistA CPR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83100" cy="3187700"/>
                    </a:xfrm>
                    <a:prstGeom prst="rect">
                      <a:avLst/>
                    </a:prstGeom>
                    <a:noFill/>
                    <a:ln>
                      <a:noFill/>
                    </a:ln>
                  </pic:spPr>
                </pic:pic>
              </a:graphicData>
            </a:graphic>
          </wp:inline>
        </w:drawing>
      </w:r>
    </w:p>
    <w:p w:rsidR="009E4298" w:rsidRPr="00567FB4" w:rsidRDefault="009E4298" w:rsidP="003900F7">
      <w:pPr>
        <w:pStyle w:val="Caption"/>
      </w:pPr>
      <w:bookmarkStart w:id="39" w:name="_Toc396741856"/>
      <w:r w:rsidRPr="00567FB4">
        <w:t xml:space="preserve">Figure </w:t>
      </w:r>
      <w:fldSimple w:instr=" SEQ Figure \* ARABIC ">
        <w:r>
          <w:rPr>
            <w:noProof/>
          </w:rPr>
          <w:t>1</w:t>
        </w:r>
      </w:fldSimple>
      <w:r w:rsidRPr="00567FB4">
        <w:t xml:space="preserve"> - </w:t>
      </w:r>
      <w:proofErr w:type="spellStart"/>
      <w:r w:rsidRPr="00567FB4">
        <w:t>VistA</w:t>
      </w:r>
      <w:proofErr w:type="spellEnd"/>
      <w:r w:rsidRPr="00567FB4">
        <w:t xml:space="preserve"> CPRS</w:t>
      </w:r>
      <w:bookmarkEnd w:id="39"/>
    </w:p>
    <w:p w:rsidR="009E4298" w:rsidRPr="00567FB4" w:rsidRDefault="009E4298" w:rsidP="00541595">
      <w:pPr>
        <w:pStyle w:val="BodyText"/>
        <w:numPr>
          <w:ilvl w:val="0"/>
          <w:numId w:val="29"/>
        </w:numPr>
      </w:pPr>
      <w:r w:rsidRPr="00567FB4">
        <w:t>Click on Templates Drawer</w:t>
      </w:r>
    </w:p>
    <w:p w:rsidR="009E4298" w:rsidRPr="00567FB4" w:rsidRDefault="009E4298" w:rsidP="00541595">
      <w:pPr>
        <w:pStyle w:val="BodyText"/>
        <w:numPr>
          <w:ilvl w:val="0"/>
          <w:numId w:val="29"/>
        </w:numPr>
      </w:pPr>
      <w:r w:rsidRPr="00567FB4">
        <w:t>Click on “Options” Menu</w:t>
      </w:r>
    </w:p>
    <w:p w:rsidR="009E4298" w:rsidRPr="00567FB4" w:rsidRDefault="009E4298" w:rsidP="00541595">
      <w:pPr>
        <w:pStyle w:val="BodyText"/>
        <w:numPr>
          <w:ilvl w:val="0"/>
          <w:numId w:val="29"/>
        </w:numPr>
      </w:pPr>
      <w:r w:rsidRPr="00567FB4">
        <w:t>Click on “Create New Shared Templates</w:t>
      </w:r>
      <w:r>
        <w:t>”</w:t>
      </w:r>
    </w:p>
    <w:p w:rsidR="009E4298" w:rsidRPr="00567FB4" w:rsidRDefault="002D18BC" w:rsidP="00934726">
      <w:pPr>
        <w:pStyle w:val="BodyText"/>
        <w:keepNext/>
        <w:jc w:val="center"/>
      </w:pPr>
      <w:r>
        <w:rPr>
          <w:noProof/>
        </w:rPr>
        <w:lastRenderedPageBreak/>
        <w:drawing>
          <wp:inline distT="0" distB="0" distL="0" distR="0" wp14:anchorId="7F0EEE07" wp14:editId="7ACE82D1">
            <wp:extent cx="4470400" cy="3549650"/>
            <wp:effectExtent l="0" t="0" r="6350" b="0"/>
            <wp:docPr id="3" name="Picture 3" descr="Create New Shared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ate New Shared Templa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70400" cy="3549650"/>
                    </a:xfrm>
                    <a:prstGeom prst="rect">
                      <a:avLst/>
                    </a:prstGeom>
                    <a:noFill/>
                    <a:ln>
                      <a:noFill/>
                    </a:ln>
                  </pic:spPr>
                </pic:pic>
              </a:graphicData>
            </a:graphic>
          </wp:inline>
        </w:drawing>
      </w:r>
    </w:p>
    <w:p w:rsidR="009E4298" w:rsidRPr="00567FB4" w:rsidRDefault="009E4298" w:rsidP="00934726">
      <w:pPr>
        <w:pStyle w:val="Caption"/>
      </w:pPr>
      <w:bookmarkStart w:id="40" w:name="_Toc396741857"/>
      <w:r w:rsidRPr="00567FB4">
        <w:t xml:space="preserve">Figure </w:t>
      </w:r>
      <w:fldSimple w:instr=" SEQ Figure \* ARABIC ">
        <w:r>
          <w:rPr>
            <w:noProof/>
          </w:rPr>
          <w:t>2</w:t>
        </w:r>
      </w:fldSimple>
      <w:r w:rsidRPr="00567FB4">
        <w:t xml:space="preserve"> - Create New Shared Template</w:t>
      </w:r>
      <w:bookmarkEnd w:id="40"/>
    </w:p>
    <w:p w:rsidR="009E4298" w:rsidRPr="00567FB4" w:rsidRDefault="009E4298" w:rsidP="00541595">
      <w:pPr>
        <w:pStyle w:val="BodyText"/>
        <w:numPr>
          <w:ilvl w:val="0"/>
          <w:numId w:val="29"/>
        </w:numPr>
      </w:pPr>
      <w:r w:rsidRPr="00567FB4">
        <w:t>Rename New Template to new alert TIU template as above, in this case, “AWARE ABNORMAL MAMM”.</w:t>
      </w:r>
    </w:p>
    <w:p w:rsidR="009E4298" w:rsidRPr="00567FB4" w:rsidRDefault="009E4298" w:rsidP="00541595">
      <w:pPr>
        <w:pStyle w:val="BodyText"/>
        <w:numPr>
          <w:ilvl w:val="0"/>
          <w:numId w:val="29"/>
        </w:numPr>
      </w:pPr>
      <w:r w:rsidRPr="00567FB4">
        <w:t>Choose Template Type as “Reminder Dialog”.</w:t>
      </w:r>
    </w:p>
    <w:p w:rsidR="009E4298" w:rsidRPr="00567FB4" w:rsidRDefault="009E4298" w:rsidP="00541595">
      <w:pPr>
        <w:pStyle w:val="BodyText"/>
        <w:numPr>
          <w:ilvl w:val="0"/>
          <w:numId w:val="29"/>
        </w:numPr>
      </w:pPr>
      <w:r w:rsidRPr="00567FB4">
        <w:t>Choose Reminder Dialog to be in this case AVEFA ABNORMAL MAMMOGRAM as below:</w:t>
      </w:r>
    </w:p>
    <w:p w:rsidR="009E4298" w:rsidRPr="00567FB4" w:rsidRDefault="009E4298" w:rsidP="00541595">
      <w:pPr>
        <w:pStyle w:val="BodyText"/>
        <w:numPr>
          <w:ilvl w:val="0"/>
          <w:numId w:val="29"/>
        </w:numPr>
      </w:pPr>
      <w:r w:rsidRPr="00567FB4">
        <w:t>Click “Apply” and then “OK”.</w:t>
      </w:r>
    </w:p>
    <w:p w:rsidR="009E4298" w:rsidRPr="00567FB4" w:rsidRDefault="002D18BC" w:rsidP="007D77D1">
      <w:pPr>
        <w:pStyle w:val="BodyText"/>
        <w:keepNext/>
        <w:jc w:val="center"/>
      </w:pPr>
      <w:r>
        <w:rPr>
          <w:noProof/>
        </w:rPr>
        <w:lastRenderedPageBreak/>
        <w:drawing>
          <wp:inline distT="0" distB="0" distL="0" distR="0" wp14:anchorId="5F7D8AED" wp14:editId="6E47A1CD">
            <wp:extent cx="4933950" cy="4140200"/>
            <wp:effectExtent l="0" t="0" r="0" b="0"/>
            <wp:docPr id="4" name="Picture 4" descr="Template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mplate Edito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33950" cy="4140200"/>
                    </a:xfrm>
                    <a:prstGeom prst="rect">
                      <a:avLst/>
                    </a:prstGeom>
                    <a:noFill/>
                    <a:ln>
                      <a:noFill/>
                    </a:ln>
                  </pic:spPr>
                </pic:pic>
              </a:graphicData>
            </a:graphic>
          </wp:inline>
        </w:drawing>
      </w:r>
    </w:p>
    <w:p w:rsidR="009E4298" w:rsidRPr="00567FB4" w:rsidRDefault="009E4298" w:rsidP="007D77D1">
      <w:pPr>
        <w:pStyle w:val="Caption"/>
      </w:pPr>
      <w:bookmarkStart w:id="41" w:name="_Toc396741858"/>
      <w:r w:rsidRPr="00567FB4">
        <w:t xml:space="preserve">Figure </w:t>
      </w:r>
      <w:fldSimple w:instr=" SEQ Figure \* ARABIC ">
        <w:r>
          <w:rPr>
            <w:noProof/>
          </w:rPr>
          <w:t>3</w:t>
        </w:r>
      </w:fldSimple>
      <w:r w:rsidRPr="00567FB4">
        <w:t xml:space="preserve"> - Template Editor</w:t>
      </w:r>
      <w:bookmarkEnd w:id="41"/>
    </w:p>
    <w:p w:rsidR="009E4298" w:rsidRPr="00567FB4" w:rsidRDefault="009E4298" w:rsidP="00541595">
      <w:pPr>
        <w:pStyle w:val="BodyText"/>
        <w:numPr>
          <w:ilvl w:val="0"/>
          <w:numId w:val="29"/>
        </w:numPr>
      </w:pPr>
      <w:r w:rsidRPr="00567FB4">
        <w:t>Choose Template Type as “Reminder Dialog”.</w:t>
      </w:r>
    </w:p>
    <w:p w:rsidR="009E4298" w:rsidRPr="00567FB4" w:rsidRDefault="002D18BC" w:rsidP="00274AFE">
      <w:pPr>
        <w:pStyle w:val="BodyText"/>
        <w:keepNext/>
        <w:jc w:val="center"/>
      </w:pPr>
      <w:r>
        <w:rPr>
          <w:noProof/>
        </w:rPr>
        <w:lastRenderedPageBreak/>
        <w:drawing>
          <wp:inline distT="0" distB="0" distL="0" distR="0" wp14:anchorId="4D173167" wp14:editId="0DCF270B">
            <wp:extent cx="4933950" cy="4057650"/>
            <wp:effectExtent l="0" t="0" r="0" b="0"/>
            <wp:docPr id="5" name="Picture 146" descr="Choose &quot;Reminder Dialo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Choose &quot;Reminder Dialog&quo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33950" cy="4057650"/>
                    </a:xfrm>
                    <a:prstGeom prst="rect">
                      <a:avLst/>
                    </a:prstGeom>
                    <a:noFill/>
                    <a:ln>
                      <a:noFill/>
                    </a:ln>
                  </pic:spPr>
                </pic:pic>
              </a:graphicData>
            </a:graphic>
          </wp:inline>
        </w:drawing>
      </w:r>
    </w:p>
    <w:p w:rsidR="009E4298" w:rsidRPr="00567FB4" w:rsidRDefault="009E4298" w:rsidP="00274AFE">
      <w:pPr>
        <w:pStyle w:val="Caption"/>
      </w:pPr>
      <w:bookmarkStart w:id="42" w:name="_Toc396741859"/>
      <w:r w:rsidRPr="00567FB4">
        <w:t xml:space="preserve">Figure </w:t>
      </w:r>
      <w:fldSimple w:instr=" SEQ Figure \* ARABIC ">
        <w:r>
          <w:rPr>
            <w:noProof/>
          </w:rPr>
          <w:t>4</w:t>
        </w:r>
      </w:fldSimple>
      <w:r w:rsidRPr="00567FB4">
        <w:t xml:space="preserve"> - Choose "Reminder Dialog"</w:t>
      </w:r>
      <w:bookmarkEnd w:id="42"/>
    </w:p>
    <w:p w:rsidR="009E4298" w:rsidRPr="00567FB4" w:rsidRDefault="009E4298" w:rsidP="00541595">
      <w:pPr>
        <w:pStyle w:val="BodyText"/>
        <w:numPr>
          <w:ilvl w:val="0"/>
          <w:numId w:val="29"/>
        </w:numPr>
      </w:pPr>
      <w:r w:rsidRPr="00567FB4">
        <w:t>Choose Reminder Dialog to be in this case AVEFA ABNORMAL MAMMOGRAM as below:</w:t>
      </w:r>
    </w:p>
    <w:p w:rsidR="009E4298" w:rsidRPr="00567FB4" w:rsidRDefault="001A063B" w:rsidP="009E77AC">
      <w:pPr>
        <w:pStyle w:val="BodyText"/>
        <w:keepNext/>
        <w:jc w:val="center"/>
      </w:pPr>
      <w:r>
        <w:rPr>
          <w:noProof/>
        </w:rPr>
        <w:drawing>
          <wp:inline distT="0" distB="0" distL="0" distR="0" wp14:anchorId="5F1996AE" wp14:editId="73B66833">
            <wp:extent cx="4749800" cy="32512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749800" cy="3251200"/>
                    </a:xfrm>
                    <a:prstGeom prst="rect">
                      <a:avLst/>
                    </a:prstGeom>
                  </pic:spPr>
                </pic:pic>
              </a:graphicData>
            </a:graphic>
          </wp:inline>
        </w:drawing>
      </w:r>
      <w:r>
        <w:rPr>
          <w:noProof/>
        </w:rPr>
        <w:t xml:space="preserve"> </w:t>
      </w:r>
    </w:p>
    <w:p w:rsidR="009E4298" w:rsidRPr="00567FB4" w:rsidRDefault="009E4298" w:rsidP="009E77AC">
      <w:pPr>
        <w:pStyle w:val="Caption"/>
      </w:pPr>
      <w:bookmarkStart w:id="43" w:name="_Toc396741860"/>
      <w:r w:rsidRPr="00567FB4">
        <w:t xml:space="preserve">Figure </w:t>
      </w:r>
      <w:fldSimple w:instr=" SEQ Figure \* ARABIC ">
        <w:r>
          <w:rPr>
            <w:noProof/>
          </w:rPr>
          <w:t>5</w:t>
        </w:r>
      </w:fldSimple>
      <w:r w:rsidRPr="00567FB4">
        <w:t xml:space="preserve"> - Reminder Dialog</w:t>
      </w:r>
      <w:bookmarkEnd w:id="43"/>
    </w:p>
    <w:p w:rsidR="009E4298" w:rsidRPr="00567FB4" w:rsidRDefault="009E4298" w:rsidP="00541595">
      <w:pPr>
        <w:pStyle w:val="BodyText"/>
        <w:numPr>
          <w:ilvl w:val="0"/>
          <w:numId w:val="29"/>
        </w:numPr>
      </w:pPr>
      <w:r w:rsidRPr="00567FB4">
        <w:lastRenderedPageBreak/>
        <w:t>Click “Apply” and then “OK”.</w:t>
      </w:r>
    </w:p>
    <w:p w:rsidR="00485D60" w:rsidRDefault="009E4298" w:rsidP="00485D60">
      <w:pPr>
        <w:pStyle w:val="BodyText"/>
        <w:numPr>
          <w:ilvl w:val="0"/>
          <w:numId w:val="29"/>
        </w:numPr>
      </w:pPr>
      <w:r w:rsidRPr="00567FB4">
        <w:t>Repeat the above steps for other 3 Reminder dialogs.</w:t>
      </w:r>
    </w:p>
    <w:p w:rsidR="00485D60" w:rsidRPr="00567FB4" w:rsidRDefault="00485D60" w:rsidP="00602098">
      <w:pPr>
        <w:pStyle w:val="Heading1"/>
        <w:numPr>
          <w:ilvl w:val="0"/>
          <w:numId w:val="0"/>
        </w:numPr>
      </w:pPr>
      <w:bookmarkStart w:id="44" w:name="_Toc439869797"/>
      <w:r>
        <w:t>4.4 Edit/Verify Fields for Alert Type Initiation</w:t>
      </w:r>
      <w:bookmarkEnd w:id="44"/>
      <w:r>
        <w:t xml:space="preserve"> </w:t>
      </w:r>
    </w:p>
    <w:bookmarkEnd w:id="19"/>
    <w:bookmarkEnd w:id="20"/>
    <w:bookmarkEnd w:id="21"/>
    <w:p w:rsidR="00633BDF" w:rsidRPr="007479BA" w:rsidRDefault="00633BDF" w:rsidP="00551BF3">
      <w:pPr>
        <w:pStyle w:val="BodyText"/>
        <w:rPr>
          <w:b/>
        </w:rPr>
      </w:pPr>
      <w:r w:rsidRPr="007479BA">
        <w:rPr>
          <w:b/>
        </w:rPr>
        <w:t>A</w:t>
      </w:r>
      <w:r w:rsidR="009E4298" w:rsidRPr="007479BA">
        <w:rPr>
          <w:b/>
        </w:rPr>
        <w:t xml:space="preserve"> Clinical Application Coordinator </w:t>
      </w:r>
      <w:r w:rsidRPr="007479BA">
        <w:rPr>
          <w:b/>
        </w:rPr>
        <w:t>is re</w:t>
      </w:r>
      <w:r w:rsidR="00AF1050">
        <w:rPr>
          <w:b/>
        </w:rPr>
        <w:t>commended</w:t>
      </w:r>
      <w:r w:rsidRPr="007479BA">
        <w:rPr>
          <w:b/>
        </w:rPr>
        <w:t xml:space="preserve"> </w:t>
      </w:r>
      <w:r w:rsidR="00D643A6" w:rsidRPr="007479BA">
        <w:rPr>
          <w:b/>
        </w:rPr>
        <w:t>to edit</w:t>
      </w:r>
      <w:r w:rsidR="009E4298" w:rsidRPr="007479BA">
        <w:rPr>
          <w:b/>
        </w:rPr>
        <w:t>/verify fields in the record entries for</w:t>
      </w:r>
      <w:r w:rsidR="00AF1050" w:rsidRPr="007479BA">
        <w:rPr>
          <w:b/>
        </w:rPr>
        <w:t xml:space="preserve"> template Alert Types</w:t>
      </w:r>
      <w:r w:rsidR="009E4298" w:rsidRPr="007479BA">
        <w:rPr>
          <w:b/>
        </w:rPr>
        <w:t xml:space="preserve"> </w:t>
      </w:r>
      <w:r w:rsidRPr="007479BA">
        <w:rPr>
          <w:b/>
        </w:rPr>
        <w:t>through the web-based Knowledge Base (KB) Editor program.</w:t>
      </w:r>
    </w:p>
    <w:p w:rsidR="00764984" w:rsidRPr="00CD7C66" w:rsidRDefault="00764984" w:rsidP="00764984">
      <w:pPr>
        <w:pStyle w:val="BodyText"/>
        <w:ind w:left="432"/>
        <w:rPr>
          <w:b/>
        </w:rPr>
      </w:pPr>
      <w:r w:rsidRPr="00CD7C66">
        <w:rPr>
          <w:b/>
        </w:rPr>
        <w:t>A Clinical Application Coordinator is recommended to edit/verify fields in the record entries for tracked alert types for initial testing through the web-based Knowledge Base (KB) Editor program.</w:t>
      </w:r>
    </w:p>
    <w:p w:rsidR="009E4298" w:rsidRPr="00567FB4" w:rsidRDefault="009E4298" w:rsidP="00020354">
      <w:pPr>
        <w:pStyle w:val="BodyText"/>
      </w:pPr>
    </w:p>
    <w:p w:rsidR="009E4298" w:rsidRPr="00567FB4" w:rsidRDefault="009E4298" w:rsidP="00D17B36">
      <w:pPr>
        <w:pStyle w:val="BodyText"/>
        <w:ind w:left="360"/>
      </w:pPr>
      <w:r w:rsidRPr="00567FB4">
        <w:t>Use KB Editor to edit the critical fields below:</w:t>
      </w:r>
    </w:p>
    <w:p w:rsidR="009E4298" w:rsidRPr="00567FB4" w:rsidRDefault="009E4298" w:rsidP="00D17B36">
      <w:pPr>
        <w:pStyle w:val="BodyText"/>
        <w:ind w:left="360"/>
      </w:pPr>
      <w:r w:rsidRPr="00567FB4">
        <w:rPr>
          <w:b/>
        </w:rPr>
        <w:t>NOTE:</w:t>
      </w:r>
      <w:r w:rsidRPr="00567FB4">
        <w:t xml:space="preserve"> We recommend that a Clinical Application Coordinator (CAC) complete this step. It can also be accomplished by an OI&amp;T Specialist/Programmer if they have the </w:t>
      </w:r>
      <w:r w:rsidRPr="00567FB4">
        <w:rPr>
          <w:b/>
          <w:iCs w:val="0"/>
        </w:rPr>
        <w:t>VEFA AWARE ADD/EDIT KB RULE</w:t>
      </w:r>
      <w:r w:rsidRPr="00567FB4">
        <w:t xml:space="preserve"> security key.</w:t>
      </w:r>
    </w:p>
    <w:p w:rsidR="009E4298" w:rsidRPr="00567FB4" w:rsidRDefault="009E4298" w:rsidP="006F6013">
      <w:pPr>
        <w:pStyle w:val="BodyText"/>
        <w:ind w:left="720"/>
      </w:pPr>
      <w:r w:rsidRPr="00567FB4">
        <w:t>First</w:t>
      </w:r>
      <w:r>
        <w:t>,</w:t>
      </w:r>
      <w:r w:rsidRPr="00567FB4">
        <w:t xml:space="preserve"> assign the security key </w:t>
      </w:r>
      <w:r w:rsidRPr="00567FB4">
        <w:rPr>
          <w:b/>
        </w:rPr>
        <w:t>VEFA AWARE ADD/EDIT KB RULE</w:t>
      </w:r>
      <w:r w:rsidRPr="00567FB4">
        <w:t xml:space="preserve"> – This key allows the user to Add/Edit AWARE Knowledge-Based rules using the KB Editor </w:t>
      </w:r>
    </w:p>
    <w:p w:rsidR="009E4298" w:rsidRPr="00567FB4" w:rsidRDefault="009E4298" w:rsidP="006F6013">
      <w:pPr>
        <w:pStyle w:val="BodyText"/>
        <w:ind w:left="720"/>
      </w:pPr>
      <w:r w:rsidRPr="00567FB4">
        <w:t>Assign this to yourself as clinical coordinator, and to other clinical coordinators as needed.</w:t>
      </w:r>
    </w:p>
    <w:p w:rsidR="009E4298" w:rsidRPr="00567FB4" w:rsidRDefault="009E4298" w:rsidP="00724E36">
      <w:pPr>
        <w:autoSpaceDE w:val="0"/>
        <w:autoSpaceDN w:val="0"/>
        <w:adjustRightInd w:val="0"/>
        <w:ind w:left="720"/>
        <w:rPr>
          <w:b/>
          <w:sz w:val="22"/>
          <w:szCs w:val="22"/>
        </w:rPr>
      </w:pPr>
      <w:r w:rsidRPr="00567FB4">
        <w:rPr>
          <w:b/>
          <w:sz w:val="22"/>
          <w:szCs w:val="22"/>
        </w:rPr>
        <w:t>Use the method below:</w:t>
      </w:r>
    </w:p>
    <w:p w:rsidR="009E4298" w:rsidRPr="00567FB4" w:rsidRDefault="009E4298" w:rsidP="006F6013">
      <w:pPr>
        <w:rPr>
          <w:rFonts w:ascii="Lucida Console" w:hAnsi="Lucida Console" w:cs="Courier New"/>
          <w:sz w:val="20"/>
          <w:szCs w:val="20"/>
        </w:rPr>
      </w:pPr>
    </w:p>
    <w:p w:rsidR="009E4298" w:rsidRPr="00567FB4" w:rsidRDefault="009E4298" w:rsidP="006F6013">
      <w:pPr>
        <w:ind w:firstLine="720"/>
        <w:rPr>
          <w:rFonts w:ascii="Lucida Console" w:hAnsi="Lucida Console" w:cs="Courier New"/>
          <w:b/>
          <w:sz w:val="20"/>
          <w:szCs w:val="20"/>
        </w:rPr>
      </w:pPr>
      <w:r w:rsidRPr="00567FB4">
        <w:rPr>
          <w:rFonts w:ascii="Lucida Console" w:hAnsi="Lucida Console" w:cs="Courier New"/>
          <w:b/>
          <w:sz w:val="20"/>
          <w:szCs w:val="20"/>
        </w:rPr>
        <w:t xml:space="preserve">Menu Management ... [XUMAINT]       </w:t>
      </w:r>
    </w:p>
    <w:p w:rsidR="009E4298" w:rsidRPr="00567FB4" w:rsidRDefault="009E4298" w:rsidP="006F6013">
      <w:pPr>
        <w:ind w:firstLine="720"/>
        <w:rPr>
          <w:rFonts w:ascii="Lucida Console" w:hAnsi="Lucida Console" w:cs="Courier New"/>
          <w:b/>
          <w:sz w:val="20"/>
          <w:szCs w:val="20"/>
        </w:rPr>
      </w:pPr>
      <w:r w:rsidRPr="00567FB4">
        <w:rPr>
          <w:rFonts w:ascii="Lucida Console" w:hAnsi="Lucida Console" w:cs="Courier New"/>
          <w:sz w:val="20"/>
          <w:szCs w:val="20"/>
        </w:rPr>
        <w:t xml:space="preserve">&lt;CPM&gt; Select Menu Management Option: </w:t>
      </w:r>
      <w:r w:rsidRPr="00567FB4">
        <w:rPr>
          <w:rFonts w:ascii="Lucida Console" w:hAnsi="Lucida Console" w:cs="Courier New"/>
          <w:b/>
          <w:sz w:val="20"/>
          <w:szCs w:val="20"/>
        </w:rPr>
        <w:t>Key Management ... [XUKEYMGMT]</w:t>
      </w:r>
    </w:p>
    <w:p w:rsidR="009E4298" w:rsidRPr="00567FB4" w:rsidRDefault="009E4298" w:rsidP="006F6013">
      <w:pPr>
        <w:ind w:left="720"/>
        <w:rPr>
          <w:rFonts w:ascii="Lucida Console" w:hAnsi="Lucida Console" w:cs="Courier New"/>
          <w:b/>
          <w:sz w:val="20"/>
          <w:szCs w:val="20"/>
        </w:rPr>
      </w:pPr>
      <w:r w:rsidRPr="00567FB4">
        <w:rPr>
          <w:rFonts w:ascii="Lucida Console" w:hAnsi="Lucida Console" w:cs="Courier New"/>
          <w:sz w:val="20"/>
          <w:szCs w:val="20"/>
        </w:rPr>
        <w:t xml:space="preserve">&lt;CPM&gt; Select Key Management Option: </w:t>
      </w:r>
      <w:r w:rsidRPr="00567FB4">
        <w:rPr>
          <w:rFonts w:ascii="Lucida Console" w:hAnsi="Lucida Console" w:cs="Courier New"/>
          <w:b/>
          <w:sz w:val="20"/>
          <w:szCs w:val="20"/>
        </w:rPr>
        <w:t>Allocation of Security Keys [XUKEYALL]</w:t>
      </w:r>
    </w:p>
    <w:p w:rsidR="009E4298" w:rsidRPr="00567FB4" w:rsidRDefault="009E4298" w:rsidP="006F6013">
      <w:pPr>
        <w:ind w:firstLine="720"/>
        <w:rPr>
          <w:rFonts w:ascii="Lucida Console" w:hAnsi="Lucida Console" w:cs="Courier New"/>
          <w:b/>
          <w:sz w:val="20"/>
          <w:szCs w:val="20"/>
        </w:rPr>
      </w:pPr>
      <w:r w:rsidRPr="00567FB4">
        <w:rPr>
          <w:rFonts w:ascii="Lucida Console" w:hAnsi="Lucida Console" w:cs="Courier New"/>
          <w:sz w:val="20"/>
          <w:szCs w:val="20"/>
        </w:rPr>
        <w:t xml:space="preserve">Allocate key: </w:t>
      </w:r>
      <w:r w:rsidRPr="00567FB4">
        <w:rPr>
          <w:rFonts w:ascii="Lucida Console" w:hAnsi="Lucida Console" w:cs="Courier New"/>
          <w:b/>
          <w:sz w:val="20"/>
          <w:szCs w:val="20"/>
        </w:rPr>
        <w:t>VEFA AWARE ADD/EDIT KB RULE</w:t>
      </w:r>
    </w:p>
    <w:p w:rsidR="009E4298" w:rsidRPr="00567FB4" w:rsidRDefault="009E4298" w:rsidP="006F6013">
      <w:pPr>
        <w:rPr>
          <w:rFonts w:ascii="Lucida Console" w:hAnsi="Lucida Console" w:cs="Courier New"/>
          <w:sz w:val="20"/>
          <w:szCs w:val="20"/>
        </w:rPr>
      </w:pPr>
    </w:p>
    <w:p w:rsidR="009E4298" w:rsidRPr="00567FB4" w:rsidRDefault="009E4298" w:rsidP="006F6013">
      <w:pPr>
        <w:ind w:firstLine="720"/>
        <w:rPr>
          <w:rFonts w:ascii="Lucida Console" w:hAnsi="Lucida Console" w:cs="Courier New"/>
          <w:sz w:val="20"/>
          <w:szCs w:val="20"/>
        </w:rPr>
      </w:pPr>
      <w:r w:rsidRPr="00567FB4">
        <w:rPr>
          <w:rFonts w:ascii="Lucida Console" w:hAnsi="Lucida Console" w:cs="Courier New"/>
          <w:sz w:val="20"/>
          <w:szCs w:val="20"/>
        </w:rPr>
        <w:t xml:space="preserve">Another key: </w:t>
      </w:r>
    </w:p>
    <w:p w:rsidR="009E4298" w:rsidRPr="00567FB4" w:rsidRDefault="009E4298" w:rsidP="006F6013">
      <w:pPr>
        <w:rPr>
          <w:rFonts w:ascii="Lucida Console" w:hAnsi="Lucida Console" w:cs="Courier New"/>
          <w:sz w:val="20"/>
          <w:szCs w:val="20"/>
        </w:rPr>
      </w:pPr>
      <w:r w:rsidRPr="00567FB4">
        <w:rPr>
          <w:rFonts w:ascii="Lucida Console" w:hAnsi="Lucida Console" w:cs="Courier New"/>
          <w:sz w:val="20"/>
          <w:szCs w:val="20"/>
        </w:rPr>
        <w:tab/>
      </w:r>
    </w:p>
    <w:p w:rsidR="009E4298" w:rsidRPr="00567FB4" w:rsidRDefault="009E4298" w:rsidP="006F6013">
      <w:pPr>
        <w:ind w:firstLine="720"/>
        <w:rPr>
          <w:rFonts w:ascii="Lucida Console" w:hAnsi="Lucida Console" w:cs="Courier New"/>
          <w:sz w:val="20"/>
          <w:szCs w:val="20"/>
        </w:rPr>
      </w:pPr>
      <w:r w:rsidRPr="00567FB4">
        <w:rPr>
          <w:rFonts w:ascii="Lucida Console" w:hAnsi="Lucida Console" w:cs="Courier New"/>
          <w:sz w:val="20"/>
          <w:szCs w:val="20"/>
        </w:rPr>
        <w:t>Holder of key: CLINCOORDINATOR,XXX</w:t>
      </w:r>
    </w:p>
    <w:p w:rsidR="009E4298" w:rsidRPr="00567FB4" w:rsidRDefault="009E4298" w:rsidP="006F6013">
      <w:pPr>
        <w:rPr>
          <w:rFonts w:ascii="Lucida Console" w:hAnsi="Lucida Console" w:cs="Courier New"/>
          <w:sz w:val="20"/>
          <w:szCs w:val="20"/>
        </w:rPr>
      </w:pPr>
    </w:p>
    <w:p w:rsidR="009E4298" w:rsidRPr="00567FB4" w:rsidRDefault="009E4298" w:rsidP="006F6013">
      <w:pPr>
        <w:ind w:firstLine="720"/>
        <w:rPr>
          <w:rFonts w:ascii="Lucida Console" w:hAnsi="Lucida Console" w:cs="Courier New"/>
          <w:sz w:val="20"/>
          <w:szCs w:val="20"/>
        </w:rPr>
      </w:pPr>
      <w:r w:rsidRPr="00567FB4">
        <w:rPr>
          <w:rFonts w:ascii="Lucida Console" w:hAnsi="Lucida Console" w:cs="Courier New"/>
          <w:sz w:val="20"/>
          <w:szCs w:val="20"/>
        </w:rPr>
        <w:t xml:space="preserve">Another holder: </w:t>
      </w:r>
    </w:p>
    <w:p w:rsidR="009E4298" w:rsidRPr="00567FB4" w:rsidRDefault="009E4298" w:rsidP="006F6013">
      <w:pPr>
        <w:rPr>
          <w:rFonts w:ascii="Lucida Console" w:hAnsi="Lucida Console" w:cs="Courier New"/>
          <w:sz w:val="20"/>
          <w:szCs w:val="20"/>
        </w:rPr>
      </w:pPr>
    </w:p>
    <w:p w:rsidR="009E4298" w:rsidRPr="00567FB4" w:rsidRDefault="009E4298" w:rsidP="006F6013">
      <w:pPr>
        <w:ind w:firstLine="720"/>
        <w:rPr>
          <w:rFonts w:ascii="Lucida Console" w:hAnsi="Lucida Console" w:cs="Courier New"/>
          <w:sz w:val="20"/>
          <w:szCs w:val="20"/>
        </w:rPr>
      </w:pPr>
      <w:r w:rsidRPr="00567FB4">
        <w:rPr>
          <w:rFonts w:ascii="Lucida Console" w:hAnsi="Lucida Console" w:cs="Courier New"/>
          <w:sz w:val="20"/>
          <w:szCs w:val="20"/>
        </w:rPr>
        <w:t xml:space="preserve">You've selected the following keys: </w:t>
      </w:r>
    </w:p>
    <w:p w:rsidR="009E4298" w:rsidRPr="00567FB4" w:rsidRDefault="009E4298" w:rsidP="006F6013">
      <w:pPr>
        <w:rPr>
          <w:rFonts w:ascii="Lucida Console" w:hAnsi="Lucida Console" w:cs="Courier New"/>
          <w:sz w:val="20"/>
          <w:szCs w:val="20"/>
        </w:rPr>
      </w:pPr>
    </w:p>
    <w:p w:rsidR="009E4298" w:rsidRPr="00567FB4" w:rsidRDefault="009E4298" w:rsidP="006F6013">
      <w:pPr>
        <w:ind w:firstLine="720"/>
        <w:rPr>
          <w:rFonts w:ascii="Lucida Console" w:hAnsi="Lucida Console" w:cs="Courier New"/>
          <w:sz w:val="20"/>
          <w:szCs w:val="20"/>
        </w:rPr>
      </w:pPr>
      <w:r w:rsidRPr="00567FB4">
        <w:rPr>
          <w:rFonts w:ascii="Lucida Console" w:hAnsi="Lucida Console" w:cs="Courier New"/>
          <w:b/>
          <w:sz w:val="20"/>
          <w:szCs w:val="20"/>
        </w:rPr>
        <w:t>VEFA AWARE ADD/EDIT KB RULE</w:t>
      </w:r>
    </w:p>
    <w:p w:rsidR="009E4298" w:rsidRPr="00567FB4" w:rsidRDefault="009E4298" w:rsidP="006F6013">
      <w:pPr>
        <w:ind w:firstLine="720"/>
        <w:rPr>
          <w:rFonts w:ascii="Lucida Console" w:hAnsi="Lucida Console" w:cs="Courier New"/>
          <w:sz w:val="20"/>
          <w:szCs w:val="20"/>
        </w:rPr>
      </w:pPr>
      <w:r w:rsidRPr="00567FB4">
        <w:rPr>
          <w:rFonts w:ascii="Lucida Console" w:hAnsi="Lucida Console" w:cs="Courier New"/>
          <w:sz w:val="20"/>
          <w:szCs w:val="20"/>
        </w:rPr>
        <w:t xml:space="preserve">You've selected the following holders: </w:t>
      </w:r>
    </w:p>
    <w:p w:rsidR="009E4298" w:rsidRPr="00567FB4" w:rsidRDefault="009E4298" w:rsidP="006F6013">
      <w:pPr>
        <w:rPr>
          <w:rFonts w:ascii="Lucida Console" w:hAnsi="Lucida Console" w:cs="Courier New"/>
          <w:sz w:val="20"/>
          <w:szCs w:val="20"/>
        </w:rPr>
      </w:pPr>
    </w:p>
    <w:p w:rsidR="009E4298" w:rsidRPr="00567FB4" w:rsidRDefault="009E4298" w:rsidP="006F6013">
      <w:pPr>
        <w:ind w:firstLine="720"/>
        <w:rPr>
          <w:rFonts w:ascii="Lucida Console" w:hAnsi="Lucida Console" w:cs="Courier New"/>
          <w:sz w:val="20"/>
          <w:szCs w:val="20"/>
        </w:rPr>
      </w:pPr>
      <w:r w:rsidRPr="00567FB4">
        <w:rPr>
          <w:rFonts w:ascii="Lucida Console" w:hAnsi="Lucida Console" w:cs="Courier New"/>
          <w:sz w:val="20"/>
          <w:szCs w:val="20"/>
        </w:rPr>
        <w:t>CLINCOORDINATOR,XXX</w:t>
      </w:r>
    </w:p>
    <w:p w:rsidR="009E4298" w:rsidRPr="00567FB4" w:rsidRDefault="009E4298" w:rsidP="006F6013">
      <w:pPr>
        <w:rPr>
          <w:rFonts w:ascii="Lucida Console" w:hAnsi="Lucida Console" w:cs="Courier New"/>
          <w:sz w:val="20"/>
          <w:szCs w:val="20"/>
        </w:rPr>
      </w:pPr>
    </w:p>
    <w:p w:rsidR="009E4298" w:rsidRPr="00567FB4" w:rsidRDefault="009E4298" w:rsidP="006F6013">
      <w:pPr>
        <w:ind w:firstLine="720"/>
        <w:rPr>
          <w:rFonts w:ascii="Lucida Console" w:hAnsi="Lucida Console" w:cs="Courier New"/>
          <w:sz w:val="20"/>
          <w:szCs w:val="20"/>
        </w:rPr>
      </w:pPr>
      <w:r w:rsidRPr="00567FB4">
        <w:rPr>
          <w:rFonts w:ascii="Lucida Console" w:hAnsi="Lucida Console" w:cs="Courier New"/>
          <w:sz w:val="20"/>
          <w:szCs w:val="20"/>
        </w:rPr>
        <w:t xml:space="preserve">You are allocating keys. Do you wish to proceed? YES// </w:t>
      </w:r>
    </w:p>
    <w:p w:rsidR="009E4298" w:rsidRPr="00567FB4" w:rsidRDefault="009E4298" w:rsidP="006F6013">
      <w:pPr>
        <w:rPr>
          <w:rFonts w:ascii="Lucida Console" w:hAnsi="Lucida Console" w:cs="Courier New"/>
          <w:sz w:val="20"/>
          <w:szCs w:val="20"/>
        </w:rPr>
      </w:pPr>
    </w:p>
    <w:p w:rsidR="009E4298" w:rsidRPr="00567FB4" w:rsidRDefault="009E4298" w:rsidP="003A5EBE">
      <w:pPr>
        <w:pStyle w:val="BodyText"/>
        <w:ind w:left="720"/>
      </w:pPr>
    </w:p>
    <w:p w:rsidR="009261DC" w:rsidRPr="00567FB4" w:rsidRDefault="009261DC" w:rsidP="007479BA">
      <w:pPr>
        <w:pStyle w:val="BodyText"/>
        <w:ind w:left="720"/>
      </w:pPr>
      <w:r>
        <w:t>For each Alert type desired to have AWARE monitoring, e</w:t>
      </w:r>
      <w:r w:rsidRPr="00567FB4">
        <w:t>dit the TIU Template and Reminder Dialog fields with values as shown below:</w:t>
      </w:r>
    </w:p>
    <w:p w:rsidR="009261DC" w:rsidRPr="00567FB4" w:rsidRDefault="009261DC" w:rsidP="007479BA">
      <w:pPr>
        <w:pStyle w:val="BodyText"/>
        <w:ind w:left="432" w:firstLine="288"/>
      </w:pPr>
      <w:r>
        <w:t>Edit all the Alert type(s) appropriate for the following Reminder Dialog/TIU Template c</w:t>
      </w:r>
      <w:r>
        <w:tab/>
        <w:t>combinations:</w:t>
      </w:r>
    </w:p>
    <w:p w:rsidR="009E4298" w:rsidRPr="00567FB4" w:rsidRDefault="009E4298" w:rsidP="003A5EBE">
      <w:pPr>
        <w:pStyle w:val="BodyText"/>
        <w:ind w:left="720"/>
      </w:pPr>
    </w:p>
    <w:p w:rsidR="009E4298" w:rsidRPr="00567FB4" w:rsidRDefault="009E4298" w:rsidP="004D2EB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Reminder Dialog </w:t>
      </w:r>
      <w:r w:rsidRPr="00567FB4">
        <w:rPr>
          <w:rFonts w:ascii="r_ansi" w:hAnsi="r_ansi" w:cs="r_ansi"/>
          <w:sz w:val="20"/>
          <w:szCs w:val="20"/>
        </w:rPr>
        <w:tab/>
      </w:r>
      <w:r w:rsidRPr="00567FB4">
        <w:rPr>
          <w:rFonts w:ascii="r_ansi" w:hAnsi="r_ansi" w:cs="r_ansi"/>
          <w:sz w:val="20"/>
          <w:szCs w:val="20"/>
        </w:rPr>
        <w:tab/>
      </w:r>
      <w:r w:rsidRPr="00567FB4">
        <w:rPr>
          <w:rFonts w:ascii="r_ansi" w:hAnsi="r_ansi" w:cs="r_ansi"/>
          <w:sz w:val="20"/>
          <w:szCs w:val="20"/>
        </w:rPr>
        <w:tab/>
        <w:t xml:space="preserve">    TIU template</w:t>
      </w:r>
    </w:p>
    <w:p w:rsidR="009E4298" w:rsidRPr="00567FB4" w:rsidRDefault="009E4298" w:rsidP="004D2EB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(names below)</w:t>
      </w:r>
      <w:r w:rsidRPr="00567FB4">
        <w:rPr>
          <w:rFonts w:ascii="r_ansi" w:hAnsi="r_ansi" w:cs="r_ansi"/>
          <w:sz w:val="20"/>
          <w:szCs w:val="20"/>
        </w:rPr>
        <w:tab/>
      </w:r>
      <w:r w:rsidRPr="00567FB4">
        <w:rPr>
          <w:rFonts w:ascii="r_ansi" w:hAnsi="r_ansi" w:cs="r_ansi"/>
          <w:sz w:val="20"/>
          <w:szCs w:val="20"/>
        </w:rPr>
        <w:tab/>
      </w:r>
      <w:r w:rsidRPr="00567FB4">
        <w:rPr>
          <w:rFonts w:ascii="r_ansi" w:hAnsi="r_ansi" w:cs="r_ansi"/>
          <w:sz w:val="20"/>
          <w:szCs w:val="20"/>
        </w:rPr>
        <w:tab/>
        <w:t xml:space="preserve">        (names below)</w:t>
      </w:r>
    </w:p>
    <w:p w:rsidR="009E4298" w:rsidRPr="00567FB4" w:rsidRDefault="009E4298" w:rsidP="004D2EBC">
      <w:pPr>
        <w:autoSpaceDE w:val="0"/>
        <w:autoSpaceDN w:val="0"/>
        <w:adjustRightInd w:val="0"/>
        <w:ind w:left="720" w:firstLine="720"/>
        <w:rPr>
          <w:rFonts w:ascii="r_ansi" w:hAnsi="r_ansi" w:cs="r_ansi"/>
          <w:b/>
          <w:sz w:val="20"/>
          <w:szCs w:val="20"/>
        </w:rPr>
      </w:pPr>
      <w:r w:rsidRPr="00567FB4">
        <w:rPr>
          <w:rFonts w:ascii="r_ansi" w:hAnsi="r_ansi" w:cs="r_ansi"/>
          <w:b/>
          <w:sz w:val="20"/>
          <w:szCs w:val="20"/>
        </w:rPr>
        <w:lastRenderedPageBreak/>
        <w:t>AVEFA FOBT-FIT                      AWARE ABNORMAL FOBT-FIT</w:t>
      </w:r>
    </w:p>
    <w:p w:rsidR="009E4298" w:rsidRPr="00567FB4" w:rsidRDefault="009E4298" w:rsidP="004D2EBC">
      <w:pPr>
        <w:autoSpaceDE w:val="0"/>
        <w:autoSpaceDN w:val="0"/>
        <w:adjustRightInd w:val="0"/>
        <w:ind w:left="720" w:firstLine="720"/>
        <w:rPr>
          <w:rFonts w:ascii="r_ansi" w:hAnsi="r_ansi" w:cs="r_ansi"/>
          <w:b/>
          <w:sz w:val="20"/>
          <w:szCs w:val="20"/>
        </w:rPr>
      </w:pPr>
      <w:r w:rsidRPr="00567FB4">
        <w:rPr>
          <w:rFonts w:ascii="r_ansi" w:hAnsi="r_ansi" w:cs="r_ansi"/>
          <w:b/>
          <w:sz w:val="20"/>
          <w:szCs w:val="20"/>
        </w:rPr>
        <w:t>AVEFA PSA                           AWARE ABNORMAL PSA</w:t>
      </w:r>
    </w:p>
    <w:p w:rsidR="009E4298" w:rsidRPr="00567FB4" w:rsidRDefault="009E4298" w:rsidP="004D2EBC">
      <w:pPr>
        <w:autoSpaceDE w:val="0"/>
        <w:autoSpaceDN w:val="0"/>
        <w:adjustRightInd w:val="0"/>
        <w:ind w:left="720" w:firstLine="720"/>
        <w:rPr>
          <w:rFonts w:ascii="r_ansi" w:hAnsi="r_ansi" w:cs="r_ansi"/>
          <w:b/>
          <w:sz w:val="20"/>
          <w:szCs w:val="20"/>
        </w:rPr>
      </w:pPr>
      <w:r w:rsidRPr="00567FB4">
        <w:rPr>
          <w:rFonts w:ascii="r_ansi" w:hAnsi="r_ansi" w:cs="r_ansi"/>
          <w:b/>
          <w:sz w:val="20"/>
          <w:szCs w:val="20"/>
        </w:rPr>
        <w:t xml:space="preserve">AVEFA ABNORMAL CXR                  AWARE ABNORMAL CXR  </w:t>
      </w:r>
    </w:p>
    <w:p w:rsidR="009E4298" w:rsidRPr="00567FB4" w:rsidRDefault="009E4298" w:rsidP="00724E36">
      <w:pPr>
        <w:autoSpaceDE w:val="0"/>
        <w:autoSpaceDN w:val="0"/>
        <w:adjustRightInd w:val="0"/>
        <w:ind w:left="720"/>
        <w:rPr>
          <w:rFonts w:ascii="r_ansi" w:hAnsi="r_ansi" w:cs="r_ansi"/>
          <w:b/>
          <w:sz w:val="20"/>
          <w:szCs w:val="20"/>
        </w:rPr>
      </w:pPr>
      <w:r w:rsidRPr="00567FB4">
        <w:rPr>
          <w:rFonts w:ascii="r_ansi" w:hAnsi="r_ansi" w:cs="r_ansi"/>
          <w:b/>
          <w:sz w:val="20"/>
          <w:szCs w:val="20"/>
        </w:rPr>
        <w:t xml:space="preserve">      AVEFA ABNORMAL MAMMOGRAM           AWARE ABNORMAL MAMMOGRAM</w:t>
      </w:r>
    </w:p>
    <w:p w:rsidR="0009693B" w:rsidRDefault="00896D21" w:rsidP="0009693B">
      <w:pPr>
        <w:pStyle w:val="BodyText"/>
        <w:ind w:left="720"/>
      </w:pPr>
      <w:r>
        <w:t xml:space="preserve">See the KB Editors’ user Guide to use the “Edit” Alert type function from the Alert </w:t>
      </w:r>
      <w:r w:rsidR="00D643A6">
        <w:t>Tab to</w:t>
      </w:r>
      <w:r>
        <w:t xml:space="preserve"> </w:t>
      </w:r>
      <w:r w:rsidR="001A4D68">
        <w:t xml:space="preserve">edit the </w:t>
      </w:r>
      <w:r>
        <w:t>Al</w:t>
      </w:r>
      <w:r w:rsidR="001A4D68">
        <w:t>ert types desired among the 4 Alert types available.</w:t>
      </w:r>
      <w:r w:rsidR="0009693B">
        <w:t xml:space="preserve"> All Alert types should use 1 of the 4 Reminder Dialog/TIU Template combinations above.</w:t>
      </w:r>
    </w:p>
    <w:p w:rsidR="00896D21" w:rsidRDefault="00896D21" w:rsidP="00724E36">
      <w:pPr>
        <w:pStyle w:val="BodyText"/>
        <w:ind w:left="720"/>
      </w:pPr>
    </w:p>
    <w:p w:rsidR="009261DC" w:rsidRPr="00567FB4" w:rsidRDefault="009261DC" w:rsidP="009261DC">
      <w:pPr>
        <w:pStyle w:val="BodyText"/>
        <w:ind w:left="432"/>
        <w:rPr>
          <w:rFonts w:ascii="r_ansi" w:hAnsi="r_ansi" w:cs="r_ansi"/>
          <w:b/>
          <w:sz w:val="20"/>
          <w:szCs w:val="20"/>
        </w:rPr>
      </w:pPr>
      <w:r w:rsidRPr="00567FB4">
        <w:t>The critical f</w:t>
      </w:r>
      <w:r>
        <w:t xml:space="preserve">ields for each tracked </w:t>
      </w:r>
      <w:r w:rsidRPr="00567FB4">
        <w:t>Alert Type are associated REMINDER Dialog and TIU Template, “ACTIVE” state, and INITIATION DATE for when AWARE monitoring is</w:t>
      </w:r>
      <w:r>
        <w:t xml:space="preserve"> started </w:t>
      </w:r>
      <w:r w:rsidRPr="00567FB4">
        <w:t xml:space="preserve">for reporting purposes. These fields are determined and set from the web-based Knowledge Base Editor. </w:t>
      </w:r>
    </w:p>
    <w:p w:rsidR="009261DC" w:rsidRPr="00567FB4" w:rsidRDefault="009261DC" w:rsidP="009261DC">
      <w:pPr>
        <w:pStyle w:val="BodyText"/>
        <w:ind w:left="432"/>
      </w:pPr>
      <w:r w:rsidRPr="00567FB4">
        <w:t>See the KB Editors User’s Guide for setup and instructions</w:t>
      </w:r>
      <w:r>
        <w:t xml:space="preserve"> for setting the “Active” flag for each Alert type your site requires AWARE monitoring. The first time setting of the “Active” flag also sets an “Initiation” date for the Start of AWARE monitoring for an Alert type</w:t>
      </w:r>
      <w:r w:rsidRPr="00567FB4">
        <w:t>. See screen below from the Web-based KB editor. The INITIATION DATE will be set automatically for usage upon a first time setting of the “Active” state of</w:t>
      </w:r>
      <w:r>
        <w:t xml:space="preserve"> the checkbox field. The “Active</w:t>
      </w:r>
      <w:r w:rsidRPr="00567FB4">
        <w:t>” state below from the Reminder Dialog tab wi</w:t>
      </w:r>
      <w:r>
        <w:t xml:space="preserve">ll allow active critical alert Follow-up Action Tracking </w:t>
      </w:r>
      <w:r w:rsidRPr="00567FB4">
        <w:t>via the AWARE DLL connected to a customized AWARE CPRS test executable.</w:t>
      </w:r>
      <w:r>
        <w:t xml:space="preserve"> </w:t>
      </w:r>
      <w:r w:rsidRPr="00567FB4">
        <w:t>See the example below:</w:t>
      </w:r>
    </w:p>
    <w:p w:rsidR="009261DC" w:rsidRPr="00567FB4" w:rsidRDefault="009261DC" w:rsidP="007479BA">
      <w:pPr>
        <w:pStyle w:val="BodyText"/>
        <w:keepNext/>
        <w:ind w:left="432"/>
      </w:pPr>
      <w:r>
        <w:rPr>
          <w:noProof/>
        </w:rPr>
        <w:drawing>
          <wp:inline distT="0" distB="0" distL="0" distR="0" wp14:anchorId="0E7BFEED" wp14:editId="45EF8644">
            <wp:extent cx="5168900" cy="3683000"/>
            <wp:effectExtent l="0" t="0" r="0" b="0"/>
            <wp:docPr id="12" name="Picture 37" descr="VistA AWARE KB Editor, Alert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VistA AWARE KB Editor, Alert Typ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68900" cy="3683000"/>
                    </a:xfrm>
                    <a:prstGeom prst="rect">
                      <a:avLst/>
                    </a:prstGeom>
                    <a:noFill/>
                    <a:ln>
                      <a:noFill/>
                    </a:ln>
                  </pic:spPr>
                </pic:pic>
              </a:graphicData>
            </a:graphic>
          </wp:inline>
        </w:drawing>
      </w:r>
    </w:p>
    <w:p w:rsidR="009261DC" w:rsidRDefault="009261DC" w:rsidP="007479BA">
      <w:pPr>
        <w:pStyle w:val="Caption"/>
        <w:ind w:left="1872" w:firstLine="288"/>
        <w:jc w:val="left"/>
      </w:pPr>
      <w:r w:rsidRPr="00567FB4">
        <w:t xml:space="preserve">Figure </w:t>
      </w:r>
      <w:fldSimple w:instr=" SEQ Figure \* ARABIC ">
        <w:r>
          <w:rPr>
            <w:noProof/>
          </w:rPr>
          <w:t>11</w:t>
        </w:r>
      </w:fldSimple>
      <w:r w:rsidRPr="00567FB4">
        <w:t xml:space="preserve"> - </w:t>
      </w:r>
      <w:proofErr w:type="spellStart"/>
      <w:r w:rsidRPr="00567FB4">
        <w:t>VistA</w:t>
      </w:r>
      <w:proofErr w:type="spellEnd"/>
      <w:r w:rsidRPr="00567FB4">
        <w:t xml:space="preserve"> AWARE KB Editor, Alert Type</w:t>
      </w:r>
    </w:p>
    <w:p w:rsidR="00817F6F" w:rsidRDefault="00817F6F" w:rsidP="00020354"/>
    <w:p w:rsidR="00485D60" w:rsidRPr="00567FB4" w:rsidRDefault="00485D60" w:rsidP="00602098">
      <w:pPr>
        <w:pStyle w:val="Heading1"/>
        <w:numPr>
          <w:ilvl w:val="0"/>
          <w:numId w:val="0"/>
        </w:numPr>
      </w:pPr>
      <w:bookmarkStart w:id="45" w:name="_Toc439869798"/>
      <w:r>
        <w:lastRenderedPageBreak/>
        <w:t>4.5 Define Site Lab Text Names for making new Alert Types, and Update the Knowledge Base</w:t>
      </w:r>
      <w:bookmarkEnd w:id="45"/>
    </w:p>
    <w:p w:rsidR="00551BF3" w:rsidRDefault="00551BF3" w:rsidP="00551BF3">
      <w:pPr>
        <w:pStyle w:val="BodyText"/>
        <w:rPr>
          <w:b/>
        </w:rPr>
      </w:pPr>
    </w:p>
    <w:p w:rsidR="00551BF3" w:rsidRPr="00CD7C66" w:rsidRDefault="00551BF3" w:rsidP="00551BF3">
      <w:pPr>
        <w:pStyle w:val="BodyText"/>
        <w:rPr>
          <w:b/>
        </w:rPr>
      </w:pPr>
      <w:r w:rsidRPr="00CD7C66">
        <w:rPr>
          <w:b/>
        </w:rPr>
        <w:t xml:space="preserve">We recommend that a Clinical Informatics and/or a Lab </w:t>
      </w:r>
      <w:r>
        <w:rPr>
          <w:b/>
        </w:rPr>
        <w:t xml:space="preserve">Department </w:t>
      </w:r>
      <w:r w:rsidR="00812650" w:rsidRPr="00CD7C66">
        <w:rPr>
          <w:b/>
        </w:rPr>
        <w:t>Chief this</w:t>
      </w:r>
      <w:r w:rsidRPr="00CD7C66">
        <w:rPr>
          <w:b/>
        </w:rPr>
        <w:t xml:space="preserve"> first step a. </w:t>
      </w:r>
    </w:p>
    <w:p w:rsidR="00551BF3" w:rsidRPr="00567FB4" w:rsidRDefault="00812650" w:rsidP="00551BF3">
      <w:pPr>
        <w:pStyle w:val="BodyText"/>
      </w:pPr>
      <w:r w:rsidRPr="00567FB4">
        <w:t xml:space="preserve">a. First, find the particular </w:t>
      </w:r>
      <w:r>
        <w:t xml:space="preserve">site specific </w:t>
      </w:r>
      <w:r w:rsidRPr="00567FB4">
        <w:t xml:space="preserve">lab test name(s) to be used </w:t>
      </w:r>
      <w:r w:rsidR="00D643A6" w:rsidRPr="00567FB4">
        <w:t>for enabled Knowledge Base Alert Type lab alert types</w:t>
      </w:r>
      <w:r w:rsidRPr="00567FB4">
        <w:t xml:space="preserve"> Prostate Specific Antigen and</w:t>
      </w:r>
      <w:r>
        <w:t>/or</w:t>
      </w:r>
      <w:r w:rsidRPr="00567FB4">
        <w:t xml:space="preserve"> Occult Blood.</w:t>
      </w:r>
    </w:p>
    <w:p w:rsidR="00551BF3" w:rsidRPr="00567FB4" w:rsidRDefault="00551BF3" w:rsidP="00551BF3">
      <w:pPr>
        <w:pStyle w:val="BodyText"/>
      </w:pPr>
      <w:r w:rsidRPr="00567FB4">
        <w:t>For the lab alert types (PROSTATE SPECFIC ANTIGEN and OCCULT BLOOD) analyze any similarly named lab test names in file 60 LABORATORY TEST for these alert types.</w:t>
      </w:r>
    </w:p>
    <w:p w:rsidR="00551BF3" w:rsidRPr="00567FB4" w:rsidRDefault="00551BF3" w:rsidP="00551BF3">
      <w:pPr>
        <w:pStyle w:val="BodyText"/>
      </w:pPr>
      <w:r w:rsidRPr="00567FB4">
        <w:t xml:space="preserve">For example with OCCULT BLOOD lab test names as below, choose the one appropriate for the site: </w:t>
      </w:r>
    </w:p>
    <w:p w:rsidR="00551BF3" w:rsidRPr="00567FB4" w:rsidRDefault="00551BF3" w:rsidP="00551BF3">
      <w:pPr>
        <w:ind w:firstLine="720"/>
      </w:pPr>
      <w:r w:rsidRPr="00567FB4">
        <w:t>OCCULT BLOOD (SINGLE CARD)</w:t>
      </w:r>
    </w:p>
    <w:p w:rsidR="00551BF3" w:rsidRPr="00567FB4" w:rsidRDefault="00551BF3" w:rsidP="00551BF3">
      <w:pPr>
        <w:ind w:firstLine="720"/>
      </w:pPr>
      <w:r w:rsidRPr="00567FB4">
        <w:t xml:space="preserve">OCCULT BLOOD URINE  </w:t>
      </w:r>
      <w:proofErr w:type="spellStart"/>
      <w:r w:rsidRPr="00567FB4">
        <w:t>URINE</w:t>
      </w:r>
      <w:proofErr w:type="spellEnd"/>
      <w:r w:rsidRPr="00567FB4">
        <w:t xml:space="preserve"> BLOOD&lt;-this is single lab test with site/specimen</w:t>
      </w:r>
    </w:p>
    <w:p w:rsidR="00551BF3" w:rsidRPr="00567FB4" w:rsidRDefault="00551BF3" w:rsidP="00551BF3">
      <w:pPr>
        <w:ind w:firstLine="720"/>
      </w:pPr>
      <w:r w:rsidRPr="00567FB4">
        <w:t xml:space="preserve">OCCULT BLOOD X3 MAILER  </w:t>
      </w:r>
      <w:r w:rsidRPr="00567FB4">
        <w:sym w:font="Wingdings" w:char="F0DF"/>
      </w:r>
      <w:r w:rsidRPr="00567FB4">
        <w:t xml:space="preserve"> this is a lab panel for 3 lab tests</w:t>
      </w:r>
    </w:p>
    <w:p w:rsidR="00551BF3" w:rsidRDefault="00551BF3" w:rsidP="00551BF3">
      <w:r>
        <w:tab/>
        <w:t>OCCULT BLOOD – IMMUNOASSAY</w:t>
      </w:r>
    </w:p>
    <w:p w:rsidR="00551BF3" w:rsidRPr="00567FB4" w:rsidRDefault="00551BF3" w:rsidP="00551BF3"/>
    <w:p w:rsidR="00551BF3" w:rsidRPr="00567FB4" w:rsidRDefault="00551BF3" w:rsidP="00551BF3">
      <w:r>
        <w:t xml:space="preserve">For example with PROSTARE SPECIFIC ANTIGEN lab test name as below, choose </w:t>
      </w:r>
      <w:r w:rsidRPr="00567FB4">
        <w:t>the one appropriate for the site:</w:t>
      </w:r>
    </w:p>
    <w:p w:rsidR="00551BF3" w:rsidRDefault="00551BF3" w:rsidP="00551BF3">
      <w:pPr>
        <w:ind w:firstLine="720"/>
      </w:pPr>
      <w:r w:rsidRPr="00567FB4">
        <w:t xml:space="preserve">PSA   Prostatic Specific Antigen </w:t>
      </w:r>
      <w:r w:rsidRPr="00567FB4">
        <w:sym w:font="Wingdings" w:char="F0DF"/>
      </w:r>
      <w:r w:rsidRPr="00567FB4">
        <w:t xml:space="preserve"> This </w:t>
      </w:r>
      <w:r w:rsidR="009260F8">
        <w:t>could be a</w:t>
      </w:r>
      <w:r w:rsidRPr="00567FB4">
        <w:t xml:space="preserve"> single lab test with site/specimen.</w:t>
      </w:r>
    </w:p>
    <w:p w:rsidR="009260F8" w:rsidRDefault="009260F8" w:rsidP="00551BF3">
      <w:pPr>
        <w:ind w:firstLine="720"/>
      </w:pPr>
      <w:r>
        <w:t>or</w:t>
      </w:r>
    </w:p>
    <w:p w:rsidR="009260F8" w:rsidRPr="00567FB4" w:rsidRDefault="009260F8" w:rsidP="009260F8">
      <w:pPr>
        <w:ind w:firstLine="720"/>
      </w:pPr>
      <w:r>
        <w:t>PROSTATE SPECIFIC ANTIGEN</w:t>
      </w:r>
    </w:p>
    <w:p w:rsidR="00551BF3" w:rsidRDefault="009260F8" w:rsidP="00551BF3">
      <w:pPr>
        <w:pStyle w:val="BodyText"/>
      </w:pPr>
      <w:r>
        <w:t>or            PROSTATE SPECIFIC ANTIGEN MALES O</w:t>
      </w:r>
    </w:p>
    <w:p w:rsidR="00551BF3" w:rsidRDefault="00812650" w:rsidP="00551BF3">
      <w:pPr>
        <w:pStyle w:val="BodyText"/>
      </w:pPr>
      <w:r>
        <w:t>Note,</w:t>
      </w:r>
      <w:r w:rsidR="00551BF3">
        <w:t xml:space="preserve"> the selected site specific lab test names to be used in the next sub-section. </w:t>
      </w:r>
    </w:p>
    <w:p w:rsidR="00551BF3" w:rsidRPr="00CD7C66" w:rsidRDefault="00551BF3" w:rsidP="00551BF3">
      <w:pPr>
        <w:pStyle w:val="BodyText"/>
        <w:rPr>
          <w:b/>
        </w:rPr>
      </w:pPr>
      <w:r w:rsidRPr="00CD7C66">
        <w:rPr>
          <w:b/>
        </w:rPr>
        <w:t xml:space="preserve">We recommend that a Clinical Application Coordinator complete this </w:t>
      </w:r>
      <w:r>
        <w:rPr>
          <w:b/>
        </w:rPr>
        <w:t xml:space="preserve">next </w:t>
      </w:r>
      <w:r w:rsidRPr="00CD7C66">
        <w:rPr>
          <w:b/>
        </w:rPr>
        <w:t>step</w:t>
      </w:r>
      <w:r>
        <w:rPr>
          <w:b/>
        </w:rPr>
        <w:t xml:space="preserve"> b</w:t>
      </w:r>
      <w:r w:rsidRPr="00CD7C66">
        <w:rPr>
          <w:b/>
        </w:rPr>
        <w:t>.</w:t>
      </w:r>
      <w:r>
        <w:rPr>
          <w:b/>
        </w:rPr>
        <w:t xml:space="preserve"> </w:t>
      </w:r>
      <w:r w:rsidRPr="00CD7C66">
        <w:rPr>
          <w:b/>
        </w:rPr>
        <w:t>It can also be accomplished by an OI&amp;T Specialist/Programmer.</w:t>
      </w:r>
    </w:p>
    <w:p w:rsidR="00551BF3" w:rsidRPr="00567FB4" w:rsidRDefault="00551BF3" w:rsidP="00551BF3">
      <w:pPr>
        <w:pStyle w:val="BodyText"/>
      </w:pPr>
    </w:p>
    <w:p w:rsidR="002B2529" w:rsidRDefault="00551BF3" w:rsidP="00551BF3">
      <w:pPr>
        <w:pStyle w:val="BodyText"/>
      </w:pPr>
      <w:r>
        <w:t xml:space="preserve">b.) </w:t>
      </w:r>
      <w:r w:rsidR="00812650">
        <w:t>Next,</w:t>
      </w:r>
      <w:r>
        <w:t xml:space="preserve"> e</w:t>
      </w:r>
      <w:r w:rsidRPr="00567FB4">
        <w:t xml:space="preserve">dit the Knowledge base record for each particular alert type name (for example. PSA and OCCULT BLOOD URINE (URINE BLOOD)) using </w:t>
      </w:r>
      <w:r>
        <w:t>the KB Editor web program</w:t>
      </w:r>
      <w:r w:rsidR="002B2529">
        <w:t>. See the KB Editor User’s Guide (</w:t>
      </w:r>
      <w:r w:rsidR="002B2529" w:rsidRPr="002B2529">
        <w:t>T4_AWARE_UserGuide-KBEditor</w:t>
      </w:r>
      <w:r w:rsidR="002B2529">
        <w:t xml:space="preserve">.doc) on instructions for editing an Alert type for OCCULT BLOOD or PROSTATE SPECIFIC ANTIGEN to the site preferred names. Use the “EDIT” Alert type function from the Alert Type Tab to edit the Alert Type name. </w:t>
      </w:r>
    </w:p>
    <w:p w:rsidR="00551BF3" w:rsidRDefault="002B2529" w:rsidP="00551BF3">
      <w:pPr>
        <w:pStyle w:val="BodyText"/>
      </w:pPr>
      <w:r>
        <w:t xml:space="preserve">Also, if more than 1 type of OCCULT BLOOD or PROSTATE SPECIFIC ANTIGEN lab test is desired, use the “COPY” Alert type function to copy from an existing Alert </w:t>
      </w:r>
      <w:r w:rsidR="00BA740D">
        <w:t xml:space="preserve">type </w:t>
      </w:r>
      <w:r>
        <w:t xml:space="preserve">to a new </w:t>
      </w:r>
      <w:r w:rsidR="00BA740D">
        <w:t>o</w:t>
      </w:r>
      <w:r>
        <w:t>ne</w:t>
      </w:r>
      <w:r w:rsidR="00BA740D">
        <w:t>. C</w:t>
      </w:r>
      <w:r>
        <w:t>hange the “*” name to the full name</w:t>
      </w:r>
      <w:r w:rsidR="00BA740D">
        <w:t xml:space="preserve"> of have the full name of the new additional Alert type</w:t>
      </w:r>
      <w:r>
        <w:t>. Also</w:t>
      </w:r>
      <w:r w:rsidR="00BA740D">
        <w:t>,</w:t>
      </w:r>
      <w:r>
        <w:t xml:space="preserve"> for eith</w:t>
      </w:r>
      <w:r w:rsidR="00BA740D">
        <w:t>er</w:t>
      </w:r>
      <w:r>
        <w:t xml:space="preserve"> a</w:t>
      </w:r>
      <w:r w:rsidR="00BA740D">
        <w:t xml:space="preserve"> resulting</w:t>
      </w:r>
      <w:r>
        <w:t xml:space="preserve"> “EDIT” or “COPY” </w:t>
      </w:r>
      <w:r w:rsidR="00BA740D">
        <w:t xml:space="preserve"> function, always enclose the actual site laboratory test name with a leading </w:t>
      </w:r>
      <w:r>
        <w:t xml:space="preserve">”[“ and </w:t>
      </w:r>
      <w:r w:rsidR="00BA740D">
        <w:t xml:space="preserve">trailing </w:t>
      </w:r>
      <w:r>
        <w:t>“]”</w:t>
      </w:r>
      <w:r w:rsidR="00BA740D">
        <w:t>.</w:t>
      </w:r>
      <w:r w:rsidR="009260F8">
        <w:t xml:space="preserve"> Also, set the “Active” flag for any newly copied Alert type(s) beyond the original 4 Alert types provided with </w:t>
      </w:r>
      <w:r w:rsidR="00D643A6">
        <w:t>the AWARE</w:t>
      </w:r>
      <w:r w:rsidR="009260F8">
        <w:t xml:space="preserve"> install.</w:t>
      </w:r>
    </w:p>
    <w:p w:rsidR="00551BF3" w:rsidRPr="00567FB4" w:rsidRDefault="00BA740D" w:rsidP="00551BF3">
      <w:pPr>
        <w:pStyle w:val="BodyText"/>
      </w:pPr>
      <w:r>
        <w:t>U</w:t>
      </w:r>
      <w:r w:rsidR="00551BF3" w:rsidRPr="00567FB4">
        <w:t xml:space="preserve">se the full name (like OCCULT BLOOD (SINGLE CARD)), or a Print Name if it exists as an Identifier (such as “URINE BLOOD” from OCCULT BLOOD URINE  </w:t>
      </w:r>
      <w:proofErr w:type="spellStart"/>
      <w:r w:rsidR="00551BF3" w:rsidRPr="00567FB4">
        <w:t>URINE</w:t>
      </w:r>
      <w:proofErr w:type="spellEnd"/>
      <w:r w:rsidR="00551BF3" w:rsidRPr="00567FB4">
        <w:t xml:space="preserve"> BLOOD).</w:t>
      </w:r>
    </w:p>
    <w:p w:rsidR="00551BF3" w:rsidRDefault="00551BF3" w:rsidP="00551BF3">
      <w:pPr>
        <w:pStyle w:val="BodyText"/>
      </w:pPr>
      <w:r w:rsidRPr="00567FB4">
        <w:t xml:space="preserve">The desired Alert lab name(s) representing the OCCULT BLOOD and Prostate Specific Antigen needs to be chosen for the site. In the examples below for using OCCULT BLOOD X3 MAILER  and PSA lab test names at your site, use full names such as “OCCULT BLOOD X3 MAILER” and “PSA”, and edit into the VEFA Tracked Critical Alert file </w:t>
      </w:r>
      <w:r>
        <w:t>using the KB Editor web program</w:t>
      </w:r>
      <w:r w:rsidRPr="00567FB4">
        <w:t xml:space="preserve">. </w:t>
      </w:r>
      <w:r w:rsidR="00D643A6" w:rsidRPr="00567FB4">
        <w:t xml:space="preserve">When entering into this </w:t>
      </w:r>
      <w:r w:rsidR="00D643A6" w:rsidRPr="00567FB4">
        <w:lastRenderedPageBreak/>
        <w:t>Knowledge Base (KB) record enclose these names with</w:t>
      </w:r>
      <w:r w:rsidR="00D643A6">
        <w:t xml:space="preserve"> brackets (</w:t>
      </w:r>
      <w:r w:rsidR="00D643A6" w:rsidRPr="00567FB4">
        <w:t>“[“ and “]”</w:t>
      </w:r>
      <w:r w:rsidR="00D643A6">
        <w:t>)</w:t>
      </w:r>
      <w:r w:rsidR="00D643A6" w:rsidRPr="00567FB4">
        <w:t xml:space="preserve">. </w:t>
      </w:r>
      <w:r w:rsidRPr="00567FB4">
        <w:t>Therefore these resulting names would be “[PSA]” and “[OCCULT BLOOD X3 MAILER]”.</w:t>
      </w:r>
    </w:p>
    <w:p w:rsidR="00551BF3" w:rsidRPr="00567FB4" w:rsidRDefault="00551BF3" w:rsidP="00551BF3">
      <w:pPr>
        <w:pStyle w:val="BodyText"/>
      </w:pPr>
      <w:r>
        <w:t xml:space="preserve">For </w:t>
      </w:r>
      <w:r w:rsidR="00BA740D">
        <w:t>a laboratory test name of “</w:t>
      </w:r>
      <w:r>
        <w:t>OCCULT BLOOD – IMMUNOASSAY</w:t>
      </w:r>
      <w:r w:rsidR="00BA740D">
        <w:t xml:space="preserve">”, </w:t>
      </w:r>
      <w:r>
        <w:t xml:space="preserve">this would be” [OCCULT BLOOD – IMMUNOASSAY]”. </w:t>
      </w:r>
    </w:p>
    <w:p w:rsidR="00551BF3" w:rsidRDefault="00551BF3" w:rsidP="00551BF3">
      <w:pPr>
        <w:pStyle w:val="BodyText"/>
      </w:pPr>
      <w:r w:rsidRPr="00567FB4">
        <w:t>Use the Knowledge Base (KB) Editor to edit the .NAME field on the Alert Type tab</w:t>
      </w:r>
      <w:r>
        <w:t xml:space="preserve"> for the [OCCULT BLOOD] entry</w:t>
      </w:r>
      <w:r w:rsidR="0065170B">
        <w:t xml:space="preserve"> to the appro</w:t>
      </w:r>
      <w:r w:rsidR="00C419E8">
        <w:t xml:space="preserve">priate name with preceding </w:t>
      </w:r>
      <w:r w:rsidR="0065170B">
        <w:t>“[“ and trailing “]”</w:t>
      </w:r>
      <w:r w:rsidR="00C419E8">
        <w:t>, i.e. ,</w:t>
      </w:r>
      <w:r w:rsidR="0065170B">
        <w:t>” [OCCULT BLOOD – IMMUNOASSAY]”</w:t>
      </w:r>
      <w:r>
        <w:t xml:space="preserve">. </w:t>
      </w:r>
    </w:p>
    <w:p w:rsidR="00551BF3" w:rsidRDefault="00551BF3" w:rsidP="00551BF3">
      <w:pPr>
        <w:pStyle w:val="BodyText"/>
      </w:pPr>
    </w:p>
    <w:p w:rsidR="00551BF3" w:rsidRPr="00761C5E" w:rsidRDefault="00551BF3" w:rsidP="00551BF3">
      <w:pPr>
        <w:pStyle w:val="BodyText"/>
      </w:pPr>
      <w:r>
        <w:t>If there are more than 2 OCCULT BLOOD lab test names, using the K</w:t>
      </w:r>
      <w:r w:rsidR="0065170B">
        <w:t>nowledge Base (K</w:t>
      </w:r>
      <w:r>
        <w:t>B</w:t>
      </w:r>
      <w:r w:rsidR="0065170B">
        <w:t>)</w:t>
      </w:r>
      <w:r>
        <w:t xml:space="preserve"> </w:t>
      </w:r>
      <w:r w:rsidR="00812650">
        <w:t>Editor from</w:t>
      </w:r>
      <w:r>
        <w:t xml:space="preserve"> the Alert Type tab, do a “COPY” function from the 1</w:t>
      </w:r>
      <w:r w:rsidRPr="00CD7C66">
        <w:rPr>
          <w:vertAlign w:val="superscript"/>
        </w:rPr>
        <w:t>st</w:t>
      </w:r>
      <w:r>
        <w:t xml:space="preserve"> OCCULT BLOOD test name to new additional one.  For example if 2 lab test names used with OCCULT BLOOD are </w:t>
      </w:r>
      <w:r w:rsidRPr="00567FB4">
        <w:t>OCCULT BLOOD X3 MAILER</w:t>
      </w:r>
      <w:r>
        <w:t xml:space="preserve"> and </w:t>
      </w:r>
      <w:r w:rsidRPr="00CD7C66">
        <w:rPr>
          <w:iCs w:val="0"/>
          <w:color w:val="222222"/>
          <w:shd w:val="clear" w:color="auto" w:fill="FFFFFF"/>
        </w:rPr>
        <w:t>“</w:t>
      </w:r>
      <w:r w:rsidRPr="00CD7C66">
        <w:rPr>
          <w:iCs w:val="0"/>
          <w:color w:val="222222"/>
          <w:sz w:val="20"/>
          <w:szCs w:val="20"/>
          <w:shd w:val="clear" w:color="auto" w:fill="FFFFFF"/>
        </w:rPr>
        <w:t xml:space="preserve">OCCULT </w:t>
      </w:r>
      <w:r w:rsidRPr="002C168F">
        <w:rPr>
          <w:iCs w:val="0"/>
          <w:color w:val="222222"/>
          <w:shd w:val="clear" w:color="auto" w:fill="FFFFFF"/>
        </w:rPr>
        <w:t>BLOOD FIT SCREEN</w:t>
      </w:r>
      <w:r w:rsidRPr="00761C5E">
        <w:rPr>
          <w:iCs w:val="0"/>
          <w:color w:val="222222"/>
          <w:shd w:val="clear" w:color="auto" w:fill="FFFFFF"/>
        </w:rPr>
        <w:t>”, do a  copy from</w:t>
      </w:r>
      <w:r w:rsidRPr="002C168F">
        <w:rPr>
          <w:iCs w:val="0"/>
          <w:color w:val="222222"/>
          <w:shd w:val="clear" w:color="auto" w:fill="FFFFFF"/>
        </w:rPr>
        <w:t xml:space="preserve"> “[</w:t>
      </w:r>
      <w:r w:rsidRPr="00761C5E">
        <w:t>OCCULT BLOOD X3 MAILER]” to a new Alert type called “[</w:t>
      </w:r>
      <w:r w:rsidRPr="002C168F">
        <w:rPr>
          <w:iCs w:val="0"/>
          <w:color w:val="222222"/>
          <w:shd w:val="clear" w:color="auto" w:fill="FFFFFF"/>
        </w:rPr>
        <w:t>OCCULT BLOOD FIT SCREEN]”, keeping the same characteristics as the first one.</w:t>
      </w:r>
    </w:p>
    <w:p w:rsidR="00551BF3" w:rsidRDefault="00551BF3" w:rsidP="00551BF3">
      <w:pPr>
        <w:pStyle w:val="BodyText"/>
        <w:ind w:left="1080"/>
        <w:rPr>
          <w:b/>
        </w:rPr>
      </w:pPr>
    </w:p>
    <w:p w:rsidR="003D345C" w:rsidRDefault="003D345C" w:rsidP="003D345C">
      <w:pPr>
        <w:pStyle w:val="BodyText"/>
      </w:pPr>
      <w:r>
        <w:t>Also, set the “Active” flag for any newly copied Alert type(s) beyond the original 4 Alert types provided with the  AWARE install.</w:t>
      </w:r>
    </w:p>
    <w:p w:rsidR="003D345C" w:rsidRPr="001A4D68" w:rsidRDefault="003D345C" w:rsidP="00551BF3">
      <w:pPr>
        <w:pStyle w:val="BodyText"/>
        <w:ind w:left="1080"/>
        <w:rPr>
          <w:b/>
        </w:rPr>
      </w:pPr>
    </w:p>
    <w:p w:rsidR="00551BF3" w:rsidRPr="00CD7C66" w:rsidRDefault="00551BF3" w:rsidP="00551BF3">
      <w:pPr>
        <w:pStyle w:val="BodyText"/>
        <w:rPr>
          <w:b/>
        </w:rPr>
      </w:pPr>
      <w:r w:rsidRPr="00CD7C66">
        <w:rPr>
          <w:b/>
        </w:rPr>
        <w:t xml:space="preserve">We recommend that </w:t>
      </w:r>
      <w:r w:rsidR="00812650" w:rsidRPr="00CD7C66">
        <w:rPr>
          <w:b/>
        </w:rPr>
        <w:t>an</w:t>
      </w:r>
      <w:r w:rsidRPr="00CD7C66">
        <w:rPr>
          <w:b/>
        </w:rPr>
        <w:t xml:space="preserve"> OI&amp;T Specialist/Programmer complete this </w:t>
      </w:r>
      <w:r>
        <w:rPr>
          <w:b/>
        </w:rPr>
        <w:t xml:space="preserve">next </w:t>
      </w:r>
      <w:r w:rsidRPr="00CD7C66">
        <w:rPr>
          <w:b/>
        </w:rPr>
        <w:t>step</w:t>
      </w:r>
      <w:r>
        <w:rPr>
          <w:b/>
        </w:rPr>
        <w:t xml:space="preserve"> c</w:t>
      </w:r>
      <w:r w:rsidRPr="00CD7C66">
        <w:rPr>
          <w:b/>
        </w:rPr>
        <w:t>.</w:t>
      </w:r>
      <w:r>
        <w:rPr>
          <w:b/>
        </w:rPr>
        <w:t xml:space="preserve"> </w:t>
      </w:r>
    </w:p>
    <w:p w:rsidR="00551BF3" w:rsidRPr="00567FB4" w:rsidRDefault="00551BF3" w:rsidP="00551BF3">
      <w:pPr>
        <w:pStyle w:val="BodyText"/>
        <w:ind w:left="1080"/>
        <w:rPr>
          <w:b/>
        </w:rPr>
      </w:pPr>
    </w:p>
    <w:p w:rsidR="00551BF3" w:rsidRPr="00567FB4" w:rsidRDefault="00812650" w:rsidP="00551BF3">
      <w:pPr>
        <w:pStyle w:val="BodyText"/>
      </w:pPr>
      <w:r>
        <w:t>c.</w:t>
      </w:r>
      <w:r w:rsidRPr="00567FB4">
        <w:t xml:space="preserve"> </w:t>
      </w:r>
      <w:r>
        <w:t>S</w:t>
      </w:r>
      <w:r w:rsidRPr="00567FB4">
        <w:t xml:space="preserve">ome lab test names are </w:t>
      </w:r>
      <w:r>
        <w:t xml:space="preserve">lab </w:t>
      </w:r>
      <w:r w:rsidRPr="00567FB4">
        <w:t>panels</w:t>
      </w:r>
      <w:r>
        <w:t xml:space="preserve"> or multi-test group</w:t>
      </w:r>
      <w:r w:rsidRPr="00567FB4">
        <w:t xml:space="preserve">, and some are individual lab tests with </w:t>
      </w:r>
      <w:r>
        <w:t xml:space="preserve">a </w:t>
      </w:r>
      <w:r w:rsidRPr="00567FB4">
        <w:t xml:space="preserve">site/specimen(s). </w:t>
      </w:r>
      <w:r w:rsidR="00551BF3" w:rsidRPr="00567FB4">
        <w:t xml:space="preserve">A Lab Test program </w:t>
      </w:r>
      <w:r w:rsidR="00551BF3">
        <w:t xml:space="preserve">to </w:t>
      </w:r>
      <w:r w:rsidR="00551BF3" w:rsidRPr="00567FB4">
        <w:t xml:space="preserve">artificially generate </w:t>
      </w:r>
      <w:r w:rsidR="00551BF3">
        <w:t xml:space="preserve">critical </w:t>
      </w:r>
      <w:r w:rsidR="00551BF3" w:rsidRPr="00567FB4">
        <w:t>lab alerts</w:t>
      </w:r>
      <w:r w:rsidR="00551BF3">
        <w:t xml:space="preserve"> is provided that </w:t>
      </w:r>
      <w:r w:rsidR="00551BF3" w:rsidRPr="00567FB4">
        <w:t xml:space="preserve">can be used </w:t>
      </w:r>
      <w:r w:rsidR="00551BF3">
        <w:t>when</w:t>
      </w:r>
      <w:r w:rsidR="00551BF3" w:rsidRPr="00567FB4">
        <w:t xml:space="preserve"> that lab test name uses a site/specimen </w:t>
      </w:r>
      <w:r w:rsidR="00551BF3">
        <w:t xml:space="preserve">that can </w:t>
      </w:r>
      <w:r w:rsidR="00551BF3" w:rsidRPr="00567FB4">
        <w:t xml:space="preserve">allow </w:t>
      </w:r>
      <w:r w:rsidR="00551BF3">
        <w:t xml:space="preserve">defining </w:t>
      </w:r>
      <w:r w:rsidR="00551BF3" w:rsidRPr="00567FB4">
        <w:t xml:space="preserve">a numerical high critical value. </w:t>
      </w:r>
      <w:r w:rsidR="00551BF3">
        <w:t xml:space="preserve"> This is important to know these differences as explained under testing section 13 </w:t>
      </w:r>
      <w:r w:rsidR="00551BF3" w:rsidRPr="009E01A2">
        <w:t>Generate Alerts for Critical Lab Tests and Abnormal Images</w:t>
      </w:r>
      <w:r w:rsidR="00551BF3">
        <w:t>. A</w:t>
      </w:r>
      <w:r w:rsidR="00551BF3" w:rsidRPr="00567FB4">
        <w:t>n alternate</w:t>
      </w:r>
      <w:r w:rsidR="00551BF3">
        <w:t xml:space="preserve"> </w:t>
      </w:r>
      <w:r w:rsidR="00551BF3" w:rsidRPr="00567FB4">
        <w:t xml:space="preserve">method of lab test alert generation can be used </w:t>
      </w:r>
      <w:r w:rsidR="00551BF3">
        <w:t>with lab tests w/o a site/specimen.</w:t>
      </w:r>
    </w:p>
    <w:p w:rsidR="00551BF3" w:rsidRPr="00567FB4" w:rsidRDefault="00551BF3" w:rsidP="00551BF3">
      <w:pPr>
        <w:pStyle w:val="BodyText"/>
      </w:pPr>
      <w:r w:rsidRPr="00567FB4">
        <w:t>If the lab test chosen for use in the Test account provides for a site/specimen to allow placement of a numerical high critical value, then follow the steps in this sub-section. Otherwise</w:t>
      </w:r>
      <w:r>
        <w:t>,</w:t>
      </w:r>
      <w:r w:rsidRPr="00567FB4">
        <w:t xml:space="preserve"> if the lab test name preferred is a lab panel, or an X3 lab  test</w:t>
      </w:r>
      <w:r>
        <w:t xml:space="preserve"> </w:t>
      </w:r>
      <w:r w:rsidRPr="00567FB4">
        <w:t>such as OCCULT BLOOD X3 MAILER</w:t>
      </w:r>
      <w:r>
        <w:t>,</w:t>
      </w:r>
      <w:r w:rsidRPr="00567FB4">
        <w:t xml:space="preserve"> skip this next sub-section</w:t>
      </w:r>
      <w:r>
        <w:t>.</w:t>
      </w:r>
      <w:r w:rsidRPr="00567FB4">
        <w:t xml:space="preserve"> </w:t>
      </w:r>
    </w:p>
    <w:p w:rsidR="00551BF3" w:rsidRPr="00567FB4" w:rsidRDefault="00551BF3" w:rsidP="00551BF3">
      <w:pPr>
        <w:pStyle w:val="BodyText"/>
      </w:pPr>
      <w:r w:rsidRPr="00567FB4">
        <w:t xml:space="preserve">Place critical high values for PSA and OCCULT lab tests below if applicable to the particular lab test. </w:t>
      </w:r>
    </w:p>
    <w:p w:rsidR="00551BF3" w:rsidRPr="00567FB4" w:rsidRDefault="00551BF3" w:rsidP="00551BF3">
      <w:pPr>
        <w:pStyle w:val="BodyText"/>
        <w:rPr>
          <w:rFonts w:ascii="Courier New" w:hAnsi="Courier New"/>
        </w:rPr>
      </w:pPr>
      <w:r w:rsidRPr="00567FB4">
        <w:rPr>
          <w:rFonts w:ascii="Courier New" w:hAnsi="Courier New"/>
        </w:rPr>
        <w:t xml:space="preserve">In </w:t>
      </w:r>
      <w:proofErr w:type="spellStart"/>
      <w:r w:rsidRPr="00567FB4">
        <w:rPr>
          <w:rFonts w:ascii="Courier New" w:hAnsi="Courier New"/>
        </w:rPr>
        <w:t>VistA</w:t>
      </w:r>
      <w:proofErr w:type="spellEnd"/>
      <w:r w:rsidRPr="00567FB4">
        <w:rPr>
          <w:rFonts w:ascii="Courier New" w:hAnsi="Courier New"/>
        </w:rPr>
        <w:t xml:space="preserve"> “VA </w:t>
      </w:r>
      <w:proofErr w:type="spellStart"/>
      <w:r w:rsidRPr="00567FB4">
        <w:rPr>
          <w:rFonts w:ascii="Courier New" w:hAnsi="Courier New"/>
        </w:rPr>
        <w:t>FileMan</w:t>
      </w:r>
      <w:proofErr w:type="spellEnd"/>
      <w:r w:rsidRPr="00567FB4">
        <w:rPr>
          <w:rFonts w:ascii="Courier New" w:hAnsi="Courier New"/>
        </w:rPr>
        <w:t xml:space="preserve">   </w:t>
      </w:r>
    </w:p>
    <w:p w:rsidR="00551BF3" w:rsidRPr="00567FB4" w:rsidRDefault="00551BF3" w:rsidP="00551BF3">
      <w:pPr>
        <w:pStyle w:val="BodyText"/>
        <w:rPr>
          <w:rFonts w:ascii="Courier New" w:hAnsi="Courier New"/>
        </w:rPr>
      </w:pPr>
      <w:r w:rsidRPr="00567FB4">
        <w:rPr>
          <w:rFonts w:ascii="Courier New" w:hAnsi="Courier New"/>
        </w:rPr>
        <w:t xml:space="preserve">“Enter or Edit File Entries  </w:t>
      </w:r>
    </w:p>
    <w:p w:rsidR="00551BF3" w:rsidRPr="00567FB4" w:rsidRDefault="00551BF3" w:rsidP="00551BF3">
      <w:pPr>
        <w:pStyle w:val="BodyText"/>
        <w:rPr>
          <w:rFonts w:ascii="Courier New" w:hAnsi="Courier New"/>
        </w:rPr>
      </w:pPr>
      <w:r w:rsidRPr="00567FB4">
        <w:rPr>
          <w:rFonts w:ascii="Courier New" w:hAnsi="Courier New"/>
        </w:rPr>
        <w:t>edit the #60 -- LABORATORY TEST FILE.</w:t>
      </w:r>
    </w:p>
    <w:p w:rsidR="00551BF3" w:rsidRPr="00567FB4" w:rsidRDefault="00551BF3" w:rsidP="00551BF3">
      <w:pPr>
        <w:pStyle w:val="BodyText"/>
        <w:ind w:left="720"/>
      </w:pPr>
      <w:r w:rsidRPr="00567FB4">
        <w:t xml:space="preserve">Example below is from VA </w:t>
      </w:r>
      <w:proofErr w:type="spellStart"/>
      <w:r w:rsidRPr="00567FB4">
        <w:t>FileMan</w:t>
      </w:r>
      <w:proofErr w:type="spellEnd"/>
      <w:r w:rsidRPr="00567FB4">
        <w:t>: PSA</w:t>
      </w:r>
    </w:p>
    <w:p w:rsidR="00551BF3" w:rsidRPr="00567FB4" w:rsidRDefault="00551BF3" w:rsidP="00551BF3">
      <w:pPr>
        <w:pStyle w:val="BodyText"/>
        <w:ind w:firstLine="720"/>
        <w:rPr>
          <w:rFonts w:ascii="Courier New" w:hAnsi="Courier New" w:cs="Courier New"/>
          <w:sz w:val="20"/>
          <w:szCs w:val="20"/>
        </w:rPr>
      </w:pPr>
      <w:r w:rsidRPr="00567FB4">
        <w:rPr>
          <w:rFonts w:ascii="Courier New" w:hAnsi="Courier New" w:cs="Courier New"/>
          <w:sz w:val="20"/>
          <w:szCs w:val="20"/>
        </w:rPr>
        <w:t xml:space="preserve">Select VA </w:t>
      </w:r>
      <w:proofErr w:type="spellStart"/>
      <w:r w:rsidRPr="00567FB4">
        <w:rPr>
          <w:rFonts w:ascii="Courier New" w:hAnsi="Courier New" w:cs="Courier New"/>
          <w:sz w:val="20"/>
          <w:szCs w:val="20"/>
        </w:rPr>
        <w:t>FileMan</w:t>
      </w:r>
      <w:proofErr w:type="spellEnd"/>
      <w:r w:rsidRPr="00567FB4">
        <w:rPr>
          <w:rFonts w:ascii="Courier New" w:hAnsi="Courier New" w:cs="Courier New"/>
          <w:sz w:val="20"/>
          <w:szCs w:val="20"/>
        </w:rPr>
        <w:t xml:space="preserve"> &lt;TEST ACCOUNT&gt; Option: enter or Edit File </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INPUT TO WHAT FILE: LABORATORY TEST// </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EDIT WHICH FIELD: ALL// site</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1   SITE NOTES DATE    (multiple)</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2   SITE/SPECIMEN    (multiple)</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CHOOSE 1-2: 2  SITE/SPECIMEN  (multiple)</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EDIT WHICH SITE/SPECIMEN SUB-FIELD: ALL// </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lastRenderedPageBreak/>
        <w:t xml:space="preserve">THEN EDIT FIELD: </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Select LABORATORY TEST NAME: PSA</w:t>
      </w:r>
    </w:p>
    <w:p w:rsidR="00551BF3"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PSA Prostatic Specific Antigen</w:t>
      </w:r>
      <w:r w:rsidR="009260F8">
        <w:rPr>
          <w:rFonts w:ascii="Courier New" w:hAnsi="Courier New" w:cs="Courier New"/>
          <w:sz w:val="20"/>
          <w:szCs w:val="20"/>
        </w:rPr>
        <w:t xml:space="preserve"> </w:t>
      </w:r>
    </w:p>
    <w:p w:rsidR="009260F8" w:rsidRDefault="009260F8" w:rsidP="00551BF3">
      <w:pPr>
        <w:pStyle w:val="BodyText"/>
        <w:ind w:left="720"/>
        <w:rPr>
          <w:rFonts w:ascii="Courier New" w:hAnsi="Courier New" w:cs="Courier New"/>
          <w:sz w:val="20"/>
          <w:szCs w:val="20"/>
        </w:rPr>
      </w:pPr>
      <w:r>
        <w:rPr>
          <w:rFonts w:ascii="Courier New" w:hAnsi="Courier New" w:cs="Courier New"/>
          <w:sz w:val="20"/>
          <w:szCs w:val="20"/>
        </w:rPr>
        <w:t xml:space="preserve">      Or</w:t>
      </w:r>
    </w:p>
    <w:p w:rsidR="009260F8" w:rsidRPr="00567FB4" w:rsidRDefault="009260F8" w:rsidP="00551BF3">
      <w:pPr>
        <w:pStyle w:val="BodyText"/>
        <w:ind w:left="720"/>
        <w:rPr>
          <w:rFonts w:ascii="Courier New" w:hAnsi="Courier New" w:cs="Courier New"/>
          <w:sz w:val="20"/>
          <w:szCs w:val="20"/>
        </w:rPr>
      </w:pPr>
      <w:r>
        <w:rPr>
          <w:rFonts w:ascii="Courier New" w:hAnsi="Courier New" w:cs="Courier New"/>
          <w:sz w:val="20"/>
          <w:szCs w:val="20"/>
        </w:rPr>
        <w:t xml:space="preserve">     </w:t>
      </w:r>
      <w:r>
        <w:t>PROSTATE SPECIFIC ANTIGEN MALES ONLY</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Select SITE/SPECIMEN: SERUM// </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SITE/SPECIMEN: SERUM// </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REFERENCE LOW: 0.1// </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REFERENCE HIGH: 4.0// </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CRITICAL LOW: </w:t>
      </w:r>
      <w:r w:rsidRPr="00567FB4">
        <w:sym w:font="Wingdings" w:char="F0DF"/>
      </w:r>
      <w:r w:rsidRPr="00567FB4">
        <w:rPr>
          <w:rFonts w:ascii="Courier New" w:hAnsi="Courier New" w:cs="Courier New"/>
          <w:sz w:val="20"/>
          <w:szCs w:val="20"/>
        </w:rPr>
        <w:t>-----</w:t>
      </w:r>
      <w:r>
        <w:rPr>
          <w:rFonts w:ascii="Courier New" w:hAnsi="Courier New" w:cs="Courier New"/>
          <w:sz w:val="20"/>
          <w:szCs w:val="20"/>
        </w:rPr>
        <w:t>0</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CRITICAL HIGH: </w:t>
      </w:r>
      <w:r w:rsidRPr="00567FB4">
        <w:sym w:font="Wingdings" w:char="F0DF"/>
      </w:r>
      <w:r w:rsidRPr="00567FB4">
        <w:rPr>
          <w:rFonts w:ascii="Courier New" w:hAnsi="Courier New" w:cs="Courier New"/>
          <w:sz w:val="20"/>
          <w:szCs w:val="20"/>
        </w:rPr>
        <w:t>----15</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INTERPRETATION:</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No existing text</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Edit? NO// </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UNITS: u/mL// ^</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Select SITE/SPECIMEN: ^</w:t>
      </w:r>
    </w:p>
    <w:p w:rsidR="00551BF3" w:rsidRPr="00567FB4" w:rsidRDefault="00551BF3" w:rsidP="00551BF3">
      <w:pPr>
        <w:pStyle w:val="BodyText"/>
        <w:ind w:left="720"/>
        <w:rPr>
          <w:rFonts w:ascii="Courier New" w:hAnsi="Courier New" w:cs="Courier New"/>
          <w:sz w:val="20"/>
          <w:szCs w:val="20"/>
        </w:rPr>
      </w:pP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Select OPTION: INQUIRE TO FILE ENTRIES  </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OUTPUT FROM WHAT FILE: LAB DATA// 60  LABORATORY TEST  (1227 entries)</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Select LABORATORY TEST NAME: `5102  PSA Prostatic Specific Antigen</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ANOTHER ONE: </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STANDARD CAPTIONED OUTPUT? Yes//   (Yes)</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Include COMPUTED fields:  (N/Y/R/B): NO//  - No record number (IEN), no Computed Fields</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NAME: PSA         TYPE: BOTH</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SUBSCRIPT: CHEM, HEM, TOX, SER, RIA, ETC.</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LOCATION (DATA NAME): CH;500039;1     UNIQUE COLLECTION SAMPLE: NO</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LAB COLLECTION SAMPLE: BLOOD          FIELD: DD(63.04,500039,</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HIGHEST URGENCY ALLOWED: ROUTINE      REQUIRED TEST: YES</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PRINT NAME: PSA                       DATA NAME: PROSTHETIC SPECIFIC ANTIGEN</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SITE/SPECIMEN: SERUM                    REFERENCE LOW: 0.1  </w:t>
      </w:r>
      <w:r w:rsidRPr="00567FB4">
        <w:rPr>
          <w:b/>
        </w:rPr>
        <w:sym w:font="Wingdings" w:char="F0DF"/>
      </w:r>
      <w:r w:rsidRPr="00567FB4">
        <w:rPr>
          <w:rFonts w:ascii="Courier New" w:hAnsi="Courier New" w:cs="Courier New"/>
          <w:sz w:val="20"/>
          <w:szCs w:val="20"/>
        </w:rPr>
        <w:t>--- multiple for SITE/SPECIMEN</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REFERENCE HIGH: 4.0                   UNITS: u/mL</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CRITICAL LOW: </w:t>
      </w:r>
      <w:r>
        <w:rPr>
          <w:rFonts w:ascii="Courier New" w:hAnsi="Courier New" w:cs="Courier New"/>
          <w:sz w:val="20"/>
          <w:szCs w:val="20"/>
        </w:rPr>
        <w:t>0</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CRITICAL HIGH: 15  </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COLLECTION SAMPLE: BLOOD                MIN VOL (in </w:t>
      </w:r>
      <w:proofErr w:type="spellStart"/>
      <w:r w:rsidRPr="00567FB4">
        <w:rPr>
          <w:rFonts w:ascii="Courier New" w:hAnsi="Courier New" w:cs="Courier New"/>
          <w:sz w:val="20"/>
          <w:szCs w:val="20"/>
        </w:rPr>
        <w:t>mls</w:t>
      </w:r>
      <w:proofErr w:type="spellEnd"/>
      <w:r w:rsidRPr="00567FB4">
        <w:rPr>
          <w:rFonts w:ascii="Courier New" w:hAnsi="Courier New" w:cs="Courier New"/>
          <w:sz w:val="20"/>
          <w:szCs w:val="20"/>
        </w:rPr>
        <w:t>.): 5^</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SYNONYM: PSA</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lastRenderedPageBreak/>
        <w:t>SYNONYM: LEDIPSA</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GENERAL PROCESSING INST.:   This test can be processed for outside labs, as</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well as in house </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INSTITUTION: XXXXXXXX               ACCESSION AREA: JMS YEARLY AREA</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VERIFY WKLD CODE: Prostate Specific Ag  VERIFY WKLD CODE #: 89760.0000</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PROTECT SUFFIX: YES</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SITE NOTES DATE: AUG 24, 1999</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NOTE:   created test for the setup of in-house testing and </w:t>
      </w:r>
      <w:proofErr w:type="spellStart"/>
      <w:r w:rsidRPr="00567FB4">
        <w:rPr>
          <w:rFonts w:ascii="Courier New" w:hAnsi="Courier New" w:cs="Courier New"/>
          <w:sz w:val="20"/>
          <w:szCs w:val="20"/>
        </w:rPr>
        <w:t>ledi</w:t>
      </w:r>
      <w:proofErr w:type="spellEnd"/>
      <w:r w:rsidRPr="00567FB4">
        <w:rPr>
          <w:rFonts w:ascii="Courier New" w:hAnsi="Courier New" w:cs="Courier New"/>
          <w:sz w:val="20"/>
          <w:szCs w:val="20"/>
        </w:rPr>
        <w:t xml:space="preserve"> testing </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NATIONAL VA LAB CODE: Prostate Specific Ag</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RESULT NLT CODE: Prostate Specific Ag</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CATALOG ITEM: YES</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Select LABORATORY TEST NAME: OCCULT BLOOD</w:t>
      </w:r>
    </w:p>
    <w:p w:rsidR="00551BF3" w:rsidRPr="00567FB4" w:rsidRDefault="00551BF3" w:rsidP="00551BF3">
      <w:pPr>
        <w:ind w:firstLine="720"/>
      </w:pPr>
      <w:r w:rsidRPr="00567FB4">
        <w:rPr>
          <w:rFonts w:ascii="Courier New" w:hAnsi="Courier New" w:cs="Courier New"/>
          <w:sz w:val="20"/>
          <w:szCs w:val="20"/>
        </w:rPr>
        <w:t xml:space="preserve"> </w:t>
      </w:r>
      <w:r w:rsidRPr="00567FB4">
        <w:t>1        OCCULT BLOOD (SINGLE CARD)</w:t>
      </w:r>
    </w:p>
    <w:p w:rsidR="00551BF3" w:rsidRPr="00567FB4" w:rsidRDefault="00551BF3" w:rsidP="00551BF3">
      <w:pPr>
        <w:ind w:firstLine="720"/>
      </w:pPr>
      <w:r w:rsidRPr="00567FB4">
        <w:t xml:space="preserve">  2        OCCULT BLOOD URINE (URINE BLOOD) </w:t>
      </w:r>
      <w:r w:rsidRPr="00567FB4">
        <w:rPr>
          <w:b/>
        </w:rPr>
        <w:sym w:font="Wingdings" w:char="F0DF"/>
      </w:r>
      <w:r w:rsidRPr="00567FB4">
        <w:rPr>
          <w:b/>
        </w:rPr>
        <w:t>-- This one has site/specimen</w:t>
      </w:r>
    </w:p>
    <w:p w:rsidR="00551BF3" w:rsidRDefault="00551BF3" w:rsidP="00551BF3">
      <w:pPr>
        <w:pStyle w:val="BodyText"/>
        <w:ind w:left="720"/>
      </w:pPr>
      <w:r w:rsidRPr="00567FB4">
        <w:t xml:space="preserve">  3         OCCULT BLOOD X3 MAILER  </w:t>
      </w:r>
    </w:p>
    <w:p w:rsidR="009F1BAC" w:rsidRDefault="009F1BAC" w:rsidP="00551BF3">
      <w:pPr>
        <w:pStyle w:val="BodyText"/>
        <w:ind w:left="720"/>
        <w:rPr>
          <w:iCs w:val="0"/>
          <w:color w:val="222222"/>
          <w:shd w:val="clear" w:color="auto" w:fill="FFFFFF"/>
        </w:rPr>
      </w:pPr>
      <w:r>
        <w:t xml:space="preserve">  4         </w:t>
      </w:r>
      <w:r w:rsidRPr="00CD7C66">
        <w:rPr>
          <w:iCs w:val="0"/>
          <w:color w:val="222222"/>
          <w:shd w:val="clear" w:color="auto" w:fill="FFFFFF"/>
        </w:rPr>
        <w:t>OCCULT BLOOD FIT SCREEN</w:t>
      </w:r>
    </w:p>
    <w:p w:rsidR="009F1BAC" w:rsidRPr="00567FB4" w:rsidRDefault="009F1BAC" w:rsidP="00551BF3">
      <w:pPr>
        <w:pStyle w:val="BodyText"/>
        <w:ind w:left="720"/>
        <w:rPr>
          <w:rFonts w:ascii="Courier New" w:hAnsi="Courier New" w:cs="Courier New"/>
          <w:sz w:val="20"/>
          <w:szCs w:val="20"/>
        </w:rPr>
      </w:pPr>
      <w:r>
        <w:rPr>
          <w:iCs w:val="0"/>
          <w:color w:val="222222"/>
          <w:shd w:val="clear" w:color="auto" w:fill="FFFFFF"/>
        </w:rPr>
        <w:t xml:space="preserve">  5         </w:t>
      </w:r>
      <w:r>
        <w:t>OCCULT BLOOD – IMMUNOASSAY</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CHOOSE 1-3: 2  </w:t>
      </w:r>
      <w:r w:rsidRPr="00567FB4">
        <w:t>OCCULT BLOOD  URINE  (URINE BLOOD)</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ANOTHER ONE: </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STANDARD CAPTIONED OUTPUT? Yes//   (Yes)</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Include COMPUTED fields:  (N/Y/R/B): NO//  - No record number (IEN), no Computed Fields</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NAME: </w:t>
      </w:r>
      <w:r w:rsidRPr="00567FB4">
        <w:t xml:space="preserve">OCCULT BLOOD  URINE  </w:t>
      </w:r>
      <w:r w:rsidRPr="00567FB4">
        <w:rPr>
          <w:rFonts w:ascii="Courier New" w:hAnsi="Courier New" w:cs="Courier New"/>
          <w:sz w:val="20"/>
          <w:szCs w:val="20"/>
        </w:rPr>
        <w:t>TYPE: BOTH</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SUBSCRIPT: CHEM, HEM, TOX, SER, RIA, ETC.</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LOCATION (DATA NAME): CH;500027;1     UNIQUE COLLECTION SAMPLE: YES</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FIELD: DD(63.04,500027,               HIGHEST URGENCY ALLOWED: ROUTINE</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PRINT NAME: URINE BLOOD                   PRINT CODE: $J($S(X&gt;0:"POS",1:X),LRCW)</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DATA NAME: OCCULT BLOOD</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SITE/SPECIMEN: FECES                    REFERENCE LOW: "NEG."   multiple for SITE/SPECIMEN</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REFERENCE HIGH: "POS"      </w:t>
      </w:r>
      <w:r w:rsidRPr="00567FB4">
        <w:rPr>
          <w:b/>
        </w:rPr>
        <w:sym w:font="Wingdings" w:char="F0DF"/>
      </w:r>
      <w:r w:rsidRPr="00567FB4">
        <w:rPr>
          <w:rFonts w:ascii="Courier New" w:hAnsi="Courier New" w:cs="Courier New"/>
          <w:sz w:val="20"/>
          <w:szCs w:val="20"/>
        </w:rPr>
        <w:t xml:space="preserve"> need reference values defined  </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Critical Low : 0   </w:t>
      </w:r>
      <w:r w:rsidR="00101F81" w:rsidRPr="00567FB4">
        <w:rPr>
          <w:b/>
        </w:rPr>
        <w:sym w:font="Wingdings" w:char="F0DF"/>
      </w:r>
      <w:r w:rsidRPr="00567FB4">
        <w:rPr>
          <w:rFonts w:ascii="Courier New" w:hAnsi="Courier New" w:cs="Courier New"/>
          <w:sz w:val="20"/>
          <w:szCs w:val="20"/>
        </w:rPr>
        <w:t xml:space="preserve">   </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Critical High : .1 </w:t>
      </w:r>
      <w:r w:rsidRPr="00567FB4">
        <w:rPr>
          <w:b/>
        </w:rPr>
        <w:sym w:font="Wingdings" w:char="F0DF"/>
      </w:r>
      <w:r w:rsidRPr="00567FB4">
        <w:rPr>
          <w:rFonts w:ascii="Courier New" w:hAnsi="Courier New" w:cs="Courier New"/>
          <w:sz w:val="20"/>
          <w:szCs w:val="20"/>
        </w:rPr>
        <w:t xml:space="preserve"> </w:t>
      </w:r>
      <w:r w:rsidRPr="00567FB4">
        <w:rPr>
          <w:rFonts w:ascii="Courier New" w:hAnsi="Courier New" w:cs="Courier New"/>
          <w:b/>
          <w:sz w:val="20"/>
          <w:szCs w:val="20"/>
        </w:rPr>
        <w:t>need for testing purposes only in TEST account</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In a production account, would need Critical High as “POS” if wanted for a “Critical lab” type alert</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lastRenderedPageBreak/>
        <w:t>DEFAULT VALUE: "NEG"</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COLLECTION SAMPLE: URINE                FORM NAME/NUMBER: MISC</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INSTITUTION: CAMP MASTER                ACCESSION AREA: URINALYSIS</w:t>
      </w:r>
    </w:p>
    <w:p w:rsidR="00156E6D" w:rsidRDefault="00156E6D" w:rsidP="00551BF3">
      <w:r>
        <w:br w:type="page"/>
      </w:r>
    </w:p>
    <w:p w:rsidR="00156E6D" w:rsidRDefault="00156E6D" w:rsidP="00551BF3"/>
    <w:p w:rsidR="00156E6D" w:rsidRPr="00567FB4" w:rsidRDefault="00156E6D" w:rsidP="00602098">
      <w:pPr>
        <w:pStyle w:val="Heading1"/>
        <w:numPr>
          <w:ilvl w:val="0"/>
          <w:numId w:val="0"/>
        </w:numPr>
      </w:pPr>
      <w:bookmarkStart w:id="46" w:name="_Toc439869799"/>
      <w:r>
        <w:t>4.6 Define Site Abnormal Imaging Alert Category(s) and Procedure Names for making new Alert Types, and update the Knowledge Base</w:t>
      </w:r>
      <w:bookmarkEnd w:id="46"/>
    </w:p>
    <w:p w:rsidR="00551BF3" w:rsidRPr="009F1495" w:rsidRDefault="00551BF3" w:rsidP="00551BF3"/>
    <w:p w:rsidR="00551BF3" w:rsidRPr="00CD7C66" w:rsidRDefault="00551BF3" w:rsidP="00551BF3">
      <w:pPr>
        <w:pStyle w:val="BodyText"/>
        <w:rPr>
          <w:b/>
        </w:rPr>
      </w:pPr>
      <w:r w:rsidRPr="00CD7C66">
        <w:rPr>
          <w:b/>
        </w:rPr>
        <w:t xml:space="preserve">We recommend that a Clinical Informatics person </w:t>
      </w:r>
      <w:r w:rsidR="00812650" w:rsidRPr="00CD7C66">
        <w:rPr>
          <w:b/>
        </w:rPr>
        <w:t>(or</w:t>
      </w:r>
      <w:r w:rsidRPr="00CD7C66">
        <w:rPr>
          <w:b/>
        </w:rPr>
        <w:t xml:space="preserve"> a Champion M.D.  </w:t>
      </w:r>
      <w:proofErr w:type="gramStart"/>
      <w:r w:rsidR="00812650" w:rsidRPr="00CD7C66">
        <w:rPr>
          <w:b/>
        </w:rPr>
        <w:t>medical</w:t>
      </w:r>
      <w:proofErr w:type="gramEnd"/>
      <w:r w:rsidR="00812650" w:rsidRPr="00CD7C66">
        <w:rPr>
          <w:b/>
        </w:rPr>
        <w:t xml:space="preserve"> doctor), and/or a Radiology Department Chief complete</w:t>
      </w:r>
      <w:r w:rsidR="00812650">
        <w:rPr>
          <w:b/>
        </w:rPr>
        <w:t xml:space="preserve"> </w:t>
      </w:r>
      <w:r w:rsidR="00812650" w:rsidRPr="00CD7C66">
        <w:rPr>
          <w:b/>
        </w:rPr>
        <w:t>this first step a</w:t>
      </w:r>
      <w:r w:rsidR="00812650">
        <w:rPr>
          <w:b/>
        </w:rPr>
        <w:t>.</w:t>
      </w:r>
      <w:r w:rsidR="00812650" w:rsidRPr="00CD7C66">
        <w:rPr>
          <w:b/>
        </w:rPr>
        <w:t xml:space="preserve"> below:</w:t>
      </w:r>
    </w:p>
    <w:p w:rsidR="007577D0" w:rsidRDefault="007577D0" w:rsidP="007577D0">
      <w:pPr>
        <w:pStyle w:val="BodyText"/>
      </w:pPr>
      <w:r>
        <w:t xml:space="preserve">a. First, determine the site specific Alert Categories </w:t>
      </w:r>
      <w:r w:rsidR="00121909">
        <w:t xml:space="preserve">and associated Abnormal Imaging Alert type names associated with Lung Cancer </w:t>
      </w:r>
      <w:r w:rsidR="00BF0C72">
        <w:t>as if they will</w:t>
      </w:r>
      <w:r>
        <w:t xml:space="preserve"> be used in the Production account. </w:t>
      </w:r>
      <w:r w:rsidR="00BF0C72">
        <w:t xml:space="preserve">This </w:t>
      </w:r>
      <w:r w:rsidR="00121909">
        <w:t>will be practice preparation for when actually in a Production account.</w:t>
      </w:r>
      <w:r w:rsidR="00BF0C72">
        <w:t xml:space="preserve"> </w:t>
      </w:r>
      <w:r w:rsidR="00121909">
        <w:t>P</w:t>
      </w:r>
      <w:r>
        <w:t>articular associated Abnormal Imaging procedure(s) with Abnormal Imaging Procedure “CHEST 2 VIEWS</w:t>
      </w:r>
      <w:r w:rsidR="009610CA">
        <w:t xml:space="preserve"> FRONT </w:t>
      </w:r>
      <w:r>
        <w:t xml:space="preserve">” </w:t>
      </w:r>
      <w:r w:rsidR="00121909">
        <w:t xml:space="preserve">should be determined </w:t>
      </w:r>
      <w:r>
        <w:t>to be use</w:t>
      </w:r>
      <w:r w:rsidR="00121909">
        <w:t>d</w:t>
      </w:r>
      <w:r>
        <w:t xml:space="preserve"> </w:t>
      </w:r>
      <w:r w:rsidR="00121909">
        <w:t>in</w:t>
      </w:r>
      <w:r>
        <w:t xml:space="preserve"> Knowledge Base Alert type names for “LUNG CANCER” detection. </w:t>
      </w:r>
    </w:p>
    <w:p w:rsidR="007577D0" w:rsidRDefault="007577D0" w:rsidP="007577D0">
      <w:pPr>
        <w:pStyle w:val="BodyText"/>
      </w:pPr>
      <w:r>
        <w:t>A site can define</w:t>
      </w:r>
      <w:r w:rsidRPr="00567FB4">
        <w:t xml:space="preserve"> new Alert Categor</w:t>
      </w:r>
      <w:r>
        <w:t>ies for these Alert type name</w:t>
      </w:r>
      <w:r w:rsidR="009610CA">
        <w:t>s</w:t>
      </w:r>
      <w:r>
        <w:t xml:space="preserve">. </w:t>
      </w:r>
      <w:r w:rsidRPr="00567FB4">
        <w:t xml:space="preserve"> </w:t>
      </w:r>
      <w:r>
        <w:t>One could</w:t>
      </w:r>
      <w:r w:rsidRPr="00567FB4">
        <w:t xml:space="preserve"> be called “Amended/Abnormal Imaging Results:”, representi</w:t>
      </w:r>
      <w:r>
        <w:t>ng Amended report Imaging Alert types</w:t>
      </w:r>
      <w:r w:rsidRPr="00567FB4">
        <w:t xml:space="preserve">. </w:t>
      </w:r>
      <w:r>
        <w:t xml:space="preserve">Or another Alert Category could be </w:t>
      </w:r>
      <w:r w:rsidRPr="008A3E8F">
        <w:t>"Code 1 TUMOR Abnormal Imaging Results:"</w:t>
      </w:r>
      <w:r>
        <w:t xml:space="preserve"> as a site specific Alert Category associated with Code 1 Tumors. </w:t>
      </w:r>
    </w:p>
    <w:p w:rsidR="00EB7E4E" w:rsidRDefault="00EB7E4E" w:rsidP="00551BF3">
      <w:pPr>
        <w:pStyle w:val="BodyText"/>
      </w:pPr>
      <w:r>
        <w:t>Here are some general rules for using site specific Alert Categories and Alert Type Names wit</w:t>
      </w:r>
      <w:r w:rsidR="00765E7C">
        <w:t>h</w:t>
      </w:r>
      <w:r>
        <w:t xml:space="preserve"> Abnormal Imaging Alerts:</w:t>
      </w:r>
    </w:p>
    <w:p w:rsidR="00EB7E4E" w:rsidRDefault="00EB7E4E" w:rsidP="00EB7E4E">
      <w:pPr>
        <w:pStyle w:val="BodyText"/>
        <w:numPr>
          <w:ilvl w:val="0"/>
          <w:numId w:val="42"/>
        </w:numPr>
      </w:pPr>
      <w:r>
        <w:t>The Alert category is the first part of the DISPLAY TEXT field in an Alert tracking file entry.</w:t>
      </w:r>
    </w:p>
    <w:p w:rsidR="00EB7E4E" w:rsidRDefault="00EB7E4E" w:rsidP="00EB7E4E">
      <w:pPr>
        <w:pStyle w:val="BodyText"/>
        <w:ind w:left="1080"/>
      </w:pPr>
      <w:r>
        <w:t>As shown below this is the bolded “</w:t>
      </w:r>
      <w:r w:rsidRPr="002C2B5C">
        <w:rPr>
          <w:b/>
        </w:rPr>
        <w:t>Code 1 TUMOR Abnormal Imaging Results:</w:t>
      </w:r>
      <w:r>
        <w:rPr>
          <w:b/>
        </w:rPr>
        <w:t xml:space="preserve">”. </w:t>
      </w:r>
      <w:r w:rsidR="003B0942">
        <w:t xml:space="preserve">A second part following a space (“ “) is the Alert type name, in this case it is </w:t>
      </w:r>
      <w:r w:rsidR="003B0942" w:rsidRPr="007A4F74">
        <w:rPr>
          <w:b/>
        </w:rPr>
        <w:t>“</w:t>
      </w:r>
      <w:r w:rsidR="003B0942" w:rsidRPr="007A4F74">
        <w:rPr>
          <w:rFonts w:cs="Calibri"/>
          <w:b/>
          <w:lang w:val="en"/>
        </w:rPr>
        <w:t>CHEST 2 VIEW</w:t>
      </w:r>
      <w:r w:rsidR="003B0942" w:rsidRPr="007A4F74">
        <w:t>”.</w:t>
      </w:r>
      <w:r w:rsidR="003B0942">
        <w:t xml:space="preserve"> </w:t>
      </w:r>
    </w:p>
    <w:p w:rsidR="009610CA" w:rsidRDefault="009610CA" w:rsidP="009610CA">
      <w:pPr>
        <w:pStyle w:val="BodyText"/>
        <w:ind w:left="720"/>
      </w:pPr>
      <w:r>
        <w:t>There is a limitation on the size of Alert type names used with a particular Alert Category. The length of the Alert Category  +  the length of the Alert Type name used with that Alert Category cannot exceed 50 characters. The Alert type name is based on a particular RAD/NUC MED COMMON PROCEDURE  file entry that could be associated with a cancer type, in this case “Lung Cancer”. However, the allowed Alert type name’s length found in an Alert Tracking record is bound by a length such that  the total length of the Alert Category and Alert Name is less than or equal to 50 characters. In this case above the total length is 38 characters for the Alert Category “</w:t>
      </w:r>
      <w:r w:rsidRPr="00A27678">
        <w:rPr>
          <w:b/>
        </w:rPr>
        <w:t>Code 1 TUMOR Abnormal Imaging Results:</w:t>
      </w:r>
      <w:r>
        <w:rPr>
          <w:b/>
        </w:rPr>
        <w:t>”</w:t>
      </w:r>
      <w:r>
        <w:t>+ 12 characters for the Alert Type Name “</w:t>
      </w:r>
      <w:r w:rsidRPr="002C2B5C">
        <w:rPr>
          <w:rFonts w:cs="Calibri"/>
          <w:b/>
          <w:lang w:val="en"/>
        </w:rPr>
        <w:t>CHEST 2 VIEW</w:t>
      </w:r>
      <w:r>
        <w:rPr>
          <w:rFonts w:cs="Calibri"/>
          <w:b/>
          <w:lang w:val="en"/>
        </w:rPr>
        <w:t xml:space="preserve">”. </w:t>
      </w:r>
      <w:r w:rsidRPr="007A4F74">
        <w:rPr>
          <w:rFonts w:cs="Calibri"/>
          <w:lang w:val="en"/>
        </w:rPr>
        <w:t>The actual</w:t>
      </w:r>
      <w:r>
        <w:rPr>
          <w:rFonts w:cs="Calibri"/>
          <w:b/>
          <w:lang w:val="en"/>
        </w:rPr>
        <w:t xml:space="preserve"> </w:t>
      </w:r>
      <w:r>
        <w:t>RAD/NUC MED COMMON PROCEDURE from which “CHEST 2 VIEW” is based is “CHEST 2 VIEWS PA&amp;LAT”, but since the maximum length allowed such that the total length of Alert category + Alert Type name to not exceed 50 chars, the Alert Type name is a truncated name “CHEST 2 VIEW” whose length is 12 chars.</w:t>
      </w:r>
    </w:p>
    <w:p w:rsidR="009610CA" w:rsidRDefault="009610CA" w:rsidP="00EB7E4E">
      <w:pPr>
        <w:pStyle w:val="BodyText"/>
        <w:ind w:left="1080"/>
      </w:pPr>
    </w:p>
    <w:p w:rsidR="00EB7E4E" w:rsidRDefault="00EB7E4E" w:rsidP="00EB7E4E">
      <w:pPr>
        <w:pStyle w:val="BodyText"/>
        <w:ind w:left="1080"/>
      </w:pPr>
      <w:r>
        <w:t xml:space="preserve">In the ALERT TRACKING </w:t>
      </w:r>
      <w:r w:rsidR="003B0942">
        <w:t>file (example</w:t>
      </w:r>
      <w:r>
        <w:t xml:space="preserve"> below)</w:t>
      </w:r>
    </w:p>
    <w:p w:rsidR="00EB7E4E" w:rsidRDefault="00EB7E4E" w:rsidP="00EB7E4E">
      <w:pPr>
        <w:pStyle w:val="BodyText"/>
        <w:ind w:left="1080"/>
      </w:pPr>
      <w:r>
        <w:t>Select ALERT TRACKING NAME: OR,100608,25;991;3150122.162903</w:t>
      </w:r>
    </w:p>
    <w:p w:rsidR="00EB7E4E" w:rsidRDefault="00EB7E4E" w:rsidP="00EB7E4E">
      <w:pPr>
        <w:pStyle w:val="BodyText"/>
        <w:ind w:left="1080"/>
      </w:pPr>
    </w:p>
    <w:p w:rsidR="00EB7E4E" w:rsidRDefault="00EB7E4E" w:rsidP="00EB7E4E">
      <w:pPr>
        <w:pStyle w:val="BodyText"/>
        <w:ind w:left="1080"/>
      </w:pPr>
      <w:r>
        <w:t>NAME: OR,100608,25;991;3150122.162903   DATE CREATED: JAN 22, 2015@16:29:03</w:t>
      </w:r>
    </w:p>
    <w:p w:rsidR="00EB7E4E" w:rsidRDefault="00EB7E4E" w:rsidP="00EB7E4E">
      <w:pPr>
        <w:pStyle w:val="BodyText"/>
        <w:ind w:left="1080"/>
      </w:pPr>
      <w:r>
        <w:t xml:space="preserve">  PKG ID: OR,25                         PATIENT: ONE,OUTPATIENT</w:t>
      </w:r>
    </w:p>
    <w:p w:rsidR="00EB7E4E" w:rsidRDefault="00EB7E4E" w:rsidP="00EB7E4E">
      <w:pPr>
        <w:pStyle w:val="BodyText"/>
        <w:ind w:left="1080"/>
      </w:pPr>
      <w:r>
        <w:lastRenderedPageBreak/>
        <w:t xml:space="preserve">  GENERATED BY: PROGRAMMER,ONE          GENERATED WHILE QUEUED: YES</w:t>
      </w:r>
    </w:p>
    <w:p w:rsidR="00EB7E4E" w:rsidRDefault="00EB7E4E" w:rsidP="00EB7E4E">
      <w:pPr>
        <w:pStyle w:val="BodyText"/>
        <w:ind w:left="1080"/>
      </w:pPr>
      <w:r>
        <w:t xml:space="preserve">  RETENTION DATE: FEB 05, 2015@16:29:03</w:t>
      </w:r>
    </w:p>
    <w:p w:rsidR="00EB7E4E" w:rsidRPr="00A27678" w:rsidRDefault="00EB7E4E" w:rsidP="00EB7E4E">
      <w:pPr>
        <w:pStyle w:val="BodyText"/>
        <w:ind w:left="1080"/>
        <w:rPr>
          <w:b/>
        </w:rPr>
      </w:pPr>
      <w:r>
        <w:t xml:space="preserve">  DISPLAY TEXT: ONE,OUTPA (O0601): </w:t>
      </w:r>
      <w:r w:rsidRPr="00A27678">
        <w:rPr>
          <w:b/>
        </w:rPr>
        <w:t>Code 1 TUMOR Abnormal Imaging Results:</w:t>
      </w:r>
      <w:r>
        <w:t xml:space="preserve"> </w:t>
      </w:r>
      <w:r w:rsidRPr="002C2B5C">
        <w:rPr>
          <w:rFonts w:cs="Calibri"/>
          <w:b/>
          <w:lang w:val="en"/>
        </w:rPr>
        <w:t>CHEST 2 VIEW</w:t>
      </w:r>
    </w:p>
    <w:p w:rsidR="00EB7E4E" w:rsidRDefault="00EB7E4E" w:rsidP="00EB7E4E">
      <w:pPr>
        <w:pStyle w:val="BodyText"/>
        <w:ind w:left="1080"/>
      </w:pPr>
      <w:r>
        <w:t xml:space="preserve"> FRONT                                  ROUTINE TAG: RPTRAD2</w:t>
      </w:r>
    </w:p>
    <w:p w:rsidR="00EB7E4E" w:rsidRDefault="00EB7E4E" w:rsidP="00EB7E4E">
      <w:pPr>
        <w:pStyle w:val="BodyText"/>
        <w:ind w:left="1080"/>
      </w:pPr>
      <w:r>
        <w:t xml:space="preserve">  ROUTINE FOR PROCESSING: ORB3FUP2      DATA FOR PROCESSING: 6919591.9099~1</w:t>
      </w:r>
    </w:p>
    <w:p w:rsidR="00EB7E4E" w:rsidRDefault="00EB7E4E" w:rsidP="00EB7E4E">
      <w:pPr>
        <w:pStyle w:val="BodyText"/>
      </w:pPr>
    </w:p>
    <w:p w:rsidR="00EB7E4E" w:rsidRDefault="003B0942" w:rsidP="00EB7E4E">
      <w:pPr>
        <w:pStyle w:val="BodyText"/>
        <w:numPr>
          <w:ilvl w:val="0"/>
          <w:numId w:val="42"/>
        </w:numPr>
      </w:pPr>
      <w:r>
        <w:t>These Alert types to be determined for “Lung Cancer” detection are primarily being from the Chest and Thoracic Imaging procedures from the RAD/NUC MED COMMON PROCEDURE file.</w:t>
      </w:r>
    </w:p>
    <w:p w:rsidR="00EB7E4E" w:rsidRDefault="00EB7E4E" w:rsidP="00EB7E4E">
      <w:pPr>
        <w:pStyle w:val="BodyText"/>
        <w:ind w:left="1080"/>
      </w:pPr>
      <w:r>
        <w:t>The Alert type names selected can be based on the most predominant (frequent) entries found in the Alert Tracking file over an extended date range that are used with an Alert Category or Categories specific for a site.</w:t>
      </w:r>
    </w:p>
    <w:p w:rsidR="00EB7E4E" w:rsidRDefault="00EB7E4E" w:rsidP="00EB7E4E">
      <w:pPr>
        <w:pStyle w:val="BodyText"/>
        <w:ind w:left="1080"/>
      </w:pPr>
      <w:r>
        <w:t>Examples below for a site:</w:t>
      </w:r>
    </w:p>
    <w:p w:rsidR="00EB7E4E" w:rsidRDefault="00EB7E4E" w:rsidP="00EB7E4E">
      <w:pPr>
        <w:pStyle w:val="BodyText"/>
        <w:ind w:left="990"/>
      </w:pPr>
      <w:r>
        <w:t xml:space="preserve"> Select RAD/NUC MED COMMON PROCEDURE: CHEST </w:t>
      </w:r>
    </w:p>
    <w:p w:rsidR="00EB7E4E" w:rsidRDefault="00EB7E4E" w:rsidP="00EB7E4E">
      <w:pPr>
        <w:pStyle w:val="BodyText"/>
        <w:ind w:left="1080"/>
      </w:pPr>
      <w:r>
        <w:t xml:space="preserve">    1   </w:t>
      </w:r>
      <w:r w:rsidRPr="00FA691E">
        <w:rPr>
          <w:b/>
        </w:rPr>
        <w:t>CHEST 2 VIEWS PA&amp;LAT</w:t>
      </w:r>
      <w:r>
        <w:t xml:space="preserve">                         (RAD  Detailed) CPT:71020</w:t>
      </w:r>
    </w:p>
    <w:p w:rsidR="00EB7E4E" w:rsidRDefault="00EB7E4E" w:rsidP="00EB7E4E">
      <w:pPr>
        <w:pStyle w:val="BodyText"/>
        <w:ind w:left="1080"/>
      </w:pPr>
      <w:r>
        <w:t xml:space="preserve">     ………..                               (RAD  Inactive) CPT:71010</w:t>
      </w:r>
    </w:p>
    <w:p w:rsidR="00EB7E4E" w:rsidRDefault="00EB7E4E" w:rsidP="00EB7E4E">
      <w:pPr>
        <w:pStyle w:val="BodyText"/>
        <w:ind w:left="1080"/>
      </w:pPr>
      <w:r>
        <w:t xml:space="preserve">     6   CHEST OBLIQUE PROJECTIONS                    (RAD  Detailed) CPT:71022</w:t>
      </w:r>
    </w:p>
    <w:p w:rsidR="00EB7E4E" w:rsidRDefault="00EB7E4E" w:rsidP="00EB7E4E">
      <w:pPr>
        <w:pStyle w:val="BodyText"/>
        <w:ind w:left="1080"/>
      </w:pPr>
      <w:r>
        <w:t xml:space="preserve">     7   CHEST SINGLE VIEW                            (RAD  Detailed) CPT:71010</w:t>
      </w:r>
    </w:p>
    <w:p w:rsidR="00EB7E4E" w:rsidRDefault="00EB7E4E" w:rsidP="00EB7E4E">
      <w:pPr>
        <w:pStyle w:val="BodyText"/>
        <w:ind w:left="1080"/>
      </w:pPr>
      <w:r>
        <w:t xml:space="preserve">       …….</w:t>
      </w:r>
    </w:p>
    <w:p w:rsidR="00EB7E4E" w:rsidRDefault="00EB7E4E" w:rsidP="00EB7E4E">
      <w:pPr>
        <w:pStyle w:val="BodyText"/>
        <w:ind w:left="1080"/>
      </w:pPr>
      <w:r>
        <w:t xml:space="preserve">     9   CHEST SPECIAL (LDECUB ETC)                   (RAD  Detailed) CPT:71035</w:t>
      </w:r>
    </w:p>
    <w:p w:rsidR="00EB7E4E" w:rsidRDefault="00EB7E4E" w:rsidP="00EB7E4E">
      <w:pPr>
        <w:pStyle w:val="BodyText"/>
        <w:ind w:left="990"/>
      </w:pPr>
      <w:r>
        <w:t xml:space="preserve">         ……..</w:t>
      </w:r>
    </w:p>
    <w:p w:rsidR="00EB7E4E" w:rsidRDefault="00EB7E4E" w:rsidP="00EB7E4E">
      <w:pPr>
        <w:pStyle w:val="BodyText"/>
        <w:ind w:left="990"/>
      </w:pPr>
      <w:r>
        <w:t xml:space="preserve">     11  CHEST-MULTIPLE VIEW                          (RAD  Broad   )</w:t>
      </w:r>
    </w:p>
    <w:p w:rsidR="00EB7E4E" w:rsidRDefault="00EB7E4E" w:rsidP="00EB7E4E">
      <w:pPr>
        <w:pStyle w:val="BodyText"/>
        <w:ind w:left="990"/>
      </w:pPr>
      <w:r>
        <w:t xml:space="preserve">    12  CHEST-SINGLE VIEW                            (RAD  Broad   )</w:t>
      </w:r>
    </w:p>
    <w:p w:rsidR="00EB7E4E" w:rsidRDefault="00EB7E4E" w:rsidP="00EB7E4E">
      <w:pPr>
        <w:pStyle w:val="BodyText"/>
        <w:ind w:left="1080"/>
      </w:pPr>
      <w:r>
        <w:t>OR</w:t>
      </w:r>
    </w:p>
    <w:p w:rsidR="00EB7E4E" w:rsidRDefault="00EB7E4E" w:rsidP="00EB7E4E">
      <w:pPr>
        <w:pStyle w:val="BodyText"/>
        <w:ind w:left="1080"/>
      </w:pPr>
      <w:r>
        <w:t>Select RAD/NUC MED PROCEDURES NAME: CT TH</w:t>
      </w:r>
    </w:p>
    <w:p w:rsidR="00EB7E4E" w:rsidRDefault="00EB7E4E" w:rsidP="00EB7E4E">
      <w:pPr>
        <w:pStyle w:val="BodyText"/>
        <w:ind w:left="1080"/>
      </w:pPr>
      <w:r>
        <w:t xml:space="preserve">     1   CT THORACIC SPINE W/CONT                     (RAD  Detailed) CPT:72129</w:t>
      </w:r>
    </w:p>
    <w:p w:rsidR="00EB7E4E" w:rsidRDefault="00EB7E4E" w:rsidP="00EB7E4E">
      <w:pPr>
        <w:pStyle w:val="BodyText"/>
        <w:ind w:left="1080"/>
      </w:pPr>
      <w:r>
        <w:t xml:space="preserve">     2   CT THORACIC SPINE W/O CONT                   (RAD  Detailed) CPT:72128</w:t>
      </w:r>
    </w:p>
    <w:p w:rsidR="00EB7E4E" w:rsidRDefault="00EB7E4E" w:rsidP="00EB7E4E">
      <w:pPr>
        <w:pStyle w:val="BodyText"/>
        <w:ind w:left="1080"/>
      </w:pPr>
      <w:r>
        <w:t xml:space="preserve">     3   CT THORAX W&amp;W/O CONT                         (RAD  Detailed) CPT:71270</w:t>
      </w:r>
    </w:p>
    <w:p w:rsidR="00EB7E4E" w:rsidRDefault="00EB7E4E" w:rsidP="00EB7E4E">
      <w:pPr>
        <w:pStyle w:val="BodyText"/>
        <w:ind w:left="1080"/>
      </w:pPr>
      <w:r>
        <w:t xml:space="preserve">     4   CT THORAX W/CONT                             (RAD  Detailed) CPT:71260</w:t>
      </w:r>
    </w:p>
    <w:p w:rsidR="00EB7E4E" w:rsidRDefault="00EB7E4E" w:rsidP="00EB7E4E">
      <w:pPr>
        <w:pStyle w:val="BodyText"/>
        <w:ind w:left="1080"/>
      </w:pPr>
      <w:r>
        <w:t xml:space="preserve">     5   CT THORAX W/O CONT                           (CT   Detailed) CPT:71250</w:t>
      </w:r>
    </w:p>
    <w:p w:rsidR="00EB7E4E" w:rsidRDefault="00EB7E4E" w:rsidP="00EB7E4E">
      <w:pPr>
        <w:pStyle w:val="BodyText"/>
        <w:ind w:left="1080"/>
      </w:pPr>
      <w:r>
        <w:t xml:space="preserve"> Etc.</w:t>
      </w:r>
    </w:p>
    <w:p w:rsidR="00EB7E4E" w:rsidRDefault="00EB7E4E" w:rsidP="00551BF3">
      <w:pPr>
        <w:pStyle w:val="BodyText"/>
      </w:pPr>
    </w:p>
    <w:p w:rsidR="00EB7E4E" w:rsidRDefault="00EB7E4E" w:rsidP="00551BF3">
      <w:pPr>
        <w:pStyle w:val="BodyText"/>
      </w:pPr>
    </w:p>
    <w:p w:rsidR="00551BF3" w:rsidRPr="00020354" w:rsidRDefault="00EB7E4E" w:rsidP="00551BF3">
      <w:pPr>
        <w:pStyle w:val="BodyText"/>
        <w:rPr>
          <w:b/>
        </w:rPr>
      </w:pPr>
      <w:r w:rsidRPr="00020354">
        <w:rPr>
          <w:b/>
        </w:rPr>
        <w:t>Now g</w:t>
      </w:r>
      <w:r w:rsidR="00551BF3" w:rsidRPr="00020354">
        <w:rPr>
          <w:b/>
        </w:rPr>
        <w:t xml:space="preserve">enerate a list of </w:t>
      </w:r>
      <w:r w:rsidR="008C2964">
        <w:rPr>
          <w:b/>
        </w:rPr>
        <w:t xml:space="preserve">Alert Categories and </w:t>
      </w:r>
      <w:r w:rsidR="00551BF3" w:rsidRPr="00020354">
        <w:rPr>
          <w:b/>
        </w:rPr>
        <w:t>derived Abnormal Imaging Alert Type names suitable for your sit</w:t>
      </w:r>
      <w:r w:rsidR="008C2964">
        <w:rPr>
          <w:b/>
        </w:rPr>
        <w:t xml:space="preserve">e with lung cancer detection. </w:t>
      </w:r>
      <w:r w:rsidR="008C2964" w:rsidRPr="00020354">
        <w:t xml:space="preserve">Generate these </w:t>
      </w:r>
      <w:r w:rsidR="008C2964">
        <w:t xml:space="preserve">lists </w:t>
      </w:r>
      <w:r w:rsidR="00801F55">
        <w:t xml:space="preserve">with your own site determination </w:t>
      </w:r>
      <w:r w:rsidR="008C2964" w:rsidRPr="00020354">
        <w:t>using</w:t>
      </w:r>
      <w:r w:rsidR="008C2964">
        <w:rPr>
          <w:b/>
        </w:rPr>
        <w:t xml:space="preserve"> a</w:t>
      </w:r>
      <w:r w:rsidR="00551BF3">
        <w:t xml:space="preserve">n </w:t>
      </w:r>
      <w:r w:rsidR="00551BF3">
        <w:lastRenderedPageBreak/>
        <w:t xml:space="preserve">example determination for such new Alert Category(s) and derived Alert types </w:t>
      </w:r>
      <w:r w:rsidR="00CF15EE">
        <w:t>a</w:t>
      </w:r>
      <w:r w:rsidR="00551BF3">
        <w:t xml:space="preserve">s illustrated in </w:t>
      </w:r>
      <w:r w:rsidR="00551BF3" w:rsidRPr="00020354">
        <w:rPr>
          <w:b/>
        </w:rPr>
        <w:t>App</w:t>
      </w:r>
      <w:r w:rsidR="00263155" w:rsidRPr="00020354">
        <w:rPr>
          <w:b/>
        </w:rPr>
        <w:t xml:space="preserve">endix </w:t>
      </w:r>
      <w:r w:rsidR="00BD2B98">
        <w:rPr>
          <w:b/>
        </w:rPr>
        <w:t>B</w:t>
      </w:r>
      <w:r w:rsidR="00551BF3" w:rsidRPr="00020354">
        <w:rPr>
          <w:b/>
        </w:rPr>
        <w:t xml:space="preserve"> </w:t>
      </w:r>
      <w:r w:rsidR="00BD2B98" w:rsidRPr="00020354">
        <w:rPr>
          <w:b/>
        </w:rPr>
        <w:t xml:space="preserve">Example </w:t>
      </w:r>
      <w:r w:rsidR="00BD2B98">
        <w:rPr>
          <w:b/>
        </w:rPr>
        <w:t xml:space="preserve">Determination of Imaging </w:t>
      </w:r>
      <w:r w:rsidR="00BD2B98" w:rsidRPr="00020354">
        <w:rPr>
          <w:b/>
        </w:rPr>
        <w:t>Alert Category and Alert Type</w:t>
      </w:r>
      <w:r w:rsidR="00BD2B98">
        <w:rPr>
          <w:b/>
        </w:rPr>
        <w:t>s</w:t>
      </w:r>
      <w:r w:rsidR="00BD2B98" w:rsidRPr="00020354">
        <w:rPr>
          <w:b/>
        </w:rPr>
        <w:t xml:space="preserve"> for Lung Cancer Detection</w:t>
      </w:r>
      <w:r w:rsidR="00551BF3" w:rsidRPr="00020354">
        <w:rPr>
          <w:b/>
        </w:rPr>
        <w:t xml:space="preserve">. </w:t>
      </w:r>
    </w:p>
    <w:p w:rsidR="00551BF3" w:rsidRDefault="00551BF3" w:rsidP="00551BF3">
      <w:pPr>
        <w:pStyle w:val="BodyText"/>
      </w:pPr>
    </w:p>
    <w:p w:rsidR="00AE3CC6" w:rsidRDefault="00551BF3" w:rsidP="00551BF3">
      <w:pPr>
        <w:pStyle w:val="BodyText"/>
        <w:rPr>
          <w:b/>
        </w:rPr>
      </w:pPr>
      <w:r w:rsidRPr="00CD7C66">
        <w:rPr>
          <w:b/>
        </w:rPr>
        <w:t xml:space="preserve">We recommend that a Clinical Application </w:t>
      </w:r>
      <w:r w:rsidR="003B0942" w:rsidRPr="00CD7C66">
        <w:rPr>
          <w:b/>
        </w:rPr>
        <w:t>Coordinator</w:t>
      </w:r>
      <w:r w:rsidR="003B0942">
        <w:rPr>
          <w:b/>
        </w:rPr>
        <w:t xml:space="preserve"> (</w:t>
      </w:r>
      <w:r w:rsidR="00F67CEC">
        <w:rPr>
          <w:b/>
        </w:rPr>
        <w:t>CAC)</w:t>
      </w:r>
      <w:r w:rsidRPr="00CD7C66">
        <w:rPr>
          <w:b/>
        </w:rPr>
        <w:t xml:space="preserve"> complete this </w:t>
      </w:r>
      <w:r>
        <w:rPr>
          <w:b/>
        </w:rPr>
        <w:t xml:space="preserve">next </w:t>
      </w:r>
      <w:r w:rsidRPr="00CD7C66">
        <w:rPr>
          <w:b/>
        </w:rPr>
        <w:t>step</w:t>
      </w:r>
      <w:r>
        <w:rPr>
          <w:b/>
        </w:rPr>
        <w:t xml:space="preserve"> b</w:t>
      </w:r>
      <w:r w:rsidRPr="00CD7C66">
        <w:rPr>
          <w:b/>
        </w:rPr>
        <w:t>.</w:t>
      </w:r>
      <w:r>
        <w:rPr>
          <w:b/>
        </w:rPr>
        <w:t xml:space="preserve"> </w:t>
      </w:r>
      <w:r w:rsidRPr="00CD7C66">
        <w:rPr>
          <w:b/>
        </w:rPr>
        <w:t>It can also be accomplished by an OI&amp;T Specialist/Programmer.</w:t>
      </w:r>
    </w:p>
    <w:p w:rsidR="000F0CC4" w:rsidRDefault="000F0CC4" w:rsidP="00551BF3">
      <w:pPr>
        <w:pStyle w:val="BodyText"/>
        <w:rPr>
          <w:rFonts w:cs="Courier New"/>
        </w:rPr>
      </w:pPr>
      <w:r w:rsidRPr="00020354">
        <w:t>This person needs to be</w:t>
      </w:r>
      <w:r>
        <w:rPr>
          <w:b/>
        </w:rPr>
        <w:t xml:space="preserve"> </w:t>
      </w:r>
      <w:r w:rsidRPr="0009254D">
        <w:t>assign</w:t>
      </w:r>
      <w:r>
        <w:t>ed</w:t>
      </w:r>
      <w:r w:rsidRPr="0009254D">
        <w:t xml:space="preserve"> the security key </w:t>
      </w:r>
      <w:r w:rsidRPr="00D4212A">
        <w:rPr>
          <w:rFonts w:cs="Courier New"/>
        </w:rPr>
        <w:t>VEFA AWARE ADD/EDIT KB RULE – This key allows the user to Add/Edit AWARE Knowledge-Based rules using the KB Editor</w:t>
      </w:r>
      <w:r w:rsidR="00801F55">
        <w:rPr>
          <w:rFonts w:cs="Courier New"/>
        </w:rPr>
        <w:t>.</w:t>
      </w:r>
    </w:p>
    <w:p w:rsidR="00801F55" w:rsidRDefault="00D643A6" w:rsidP="00551BF3">
      <w:pPr>
        <w:pStyle w:val="BodyText"/>
        <w:rPr>
          <w:rFonts w:cs="Courier New"/>
        </w:rPr>
      </w:pPr>
      <w:r>
        <w:rPr>
          <w:rFonts w:cs="Courier New"/>
        </w:rPr>
        <w:t>The KB Editor User’s Guide (</w:t>
      </w:r>
      <w:r w:rsidRPr="002B2529">
        <w:t>T4_AWARE_UserGuide-KBEditor</w:t>
      </w:r>
      <w:r>
        <w:t xml:space="preserve">.doc) can be referenced </w:t>
      </w:r>
      <w:r>
        <w:rPr>
          <w:rFonts w:cs="Courier New"/>
        </w:rPr>
        <w:t>for KB Editor usage regarding such functions as “Adding” an Alert Category, or “Copying” or “Editing an Alert Type.</w:t>
      </w:r>
    </w:p>
    <w:p w:rsidR="00196D61" w:rsidRPr="00CD7C66" w:rsidRDefault="00196D61" w:rsidP="00551BF3">
      <w:pPr>
        <w:pStyle w:val="BodyText"/>
        <w:rPr>
          <w:b/>
        </w:rPr>
      </w:pPr>
    </w:p>
    <w:p w:rsidR="00551BF3" w:rsidRDefault="00551BF3" w:rsidP="00551BF3">
      <w:pPr>
        <w:pStyle w:val="BodyText"/>
        <w:rPr>
          <w:b/>
        </w:rPr>
      </w:pPr>
      <w:r>
        <w:t xml:space="preserve">b.) </w:t>
      </w:r>
      <w:r w:rsidR="00196D61">
        <w:t>M</w:t>
      </w:r>
      <w:r w:rsidRPr="00020354">
        <w:rPr>
          <w:b/>
        </w:rPr>
        <w:t xml:space="preserve">ake </w:t>
      </w:r>
      <w:r w:rsidR="003B0942" w:rsidRPr="003B0942">
        <w:rPr>
          <w:b/>
        </w:rPr>
        <w:t>a</w:t>
      </w:r>
      <w:r w:rsidRPr="00020354">
        <w:rPr>
          <w:b/>
        </w:rPr>
        <w:t xml:space="preserve"> shortcut list of steps to use </w:t>
      </w:r>
      <w:r w:rsidR="008C2964">
        <w:rPr>
          <w:b/>
        </w:rPr>
        <w:t xml:space="preserve">with the KB Editor </w:t>
      </w:r>
      <w:r w:rsidR="00801F55">
        <w:rPr>
          <w:b/>
        </w:rPr>
        <w:t xml:space="preserve">for your site </w:t>
      </w:r>
      <w:r w:rsidR="008C2964" w:rsidRPr="008C2964">
        <w:rPr>
          <w:b/>
        </w:rPr>
        <w:t>in</w:t>
      </w:r>
      <w:r w:rsidR="008C2964">
        <w:rPr>
          <w:b/>
        </w:rPr>
        <w:t xml:space="preserve"> defining</w:t>
      </w:r>
      <w:r w:rsidRPr="00020354">
        <w:rPr>
          <w:b/>
        </w:rPr>
        <w:t xml:space="preserve"> speci</w:t>
      </w:r>
      <w:r w:rsidR="00CF15EE" w:rsidRPr="00CF15EE">
        <w:rPr>
          <w:b/>
        </w:rPr>
        <w:t xml:space="preserve">fic Alert Categories and Alert </w:t>
      </w:r>
      <w:r w:rsidR="00CF15EE">
        <w:rPr>
          <w:b/>
        </w:rPr>
        <w:t>T</w:t>
      </w:r>
      <w:r w:rsidRPr="00020354">
        <w:rPr>
          <w:b/>
        </w:rPr>
        <w:t xml:space="preserve">ypes </w:t>
      </w:r>
      <w:r w:rsidR="003B0942">
        <w:rPr>
          <w:b/>
        </w:rPr>
        <w:t>with</w:t>
      </w:r>
      <w:r w:rsidR="008C2964">
        <w:rPr>
          <w:b/>
        </w:rPr>
        <w:t xml:space="preserve"> lung cancer detection </w:t>
      </w:r>
      <w:r w:rsidR="00801F55">
        <w:rPr>
          <w:b/>
        </w:rPr>
        <w:t>that are derived from</w:t>
      </w:r>
      <w:r w:rsidRPr="00020354">
        <w:rPr>
          <w:b/>
        </w:rPr>
        <w:t xml:space="preserve"> </w:t>
      </w:r>
      <w:r w:rsidR="00801F55">
        <w:rPr>
          <w:b/>
        </w:rPr>
        <w:t xml:space="preserve">the </w:t>
      </w:r>
      <w:r w:rsidRPr="00020354">
        <w:rPr>
          <w:b/>
        </w:rPr>
        <w:t>example s</w:t>
      </w:r>
      <w:r w:rsidR="00B60A9D" w:rsidRPr="00020354">
        <w:rPr>
          <w:b/>
        </w:rPr>
        <w:t xml:space="preserve">teps in the </w:t>
      </w:r>
      <w:r w:rsidR="008626E6">
        <w:rPr>
          <w:b/>
        </w:rPr>
        <w:t xml:space="preserve">Appendix C </w:t>
      </w:r>
      <w:r w:rsidR="008626E6" w:rsidRPr="00020354">
        <w:rPr>
          <w:b/>
        </w:rPr>
        <w:t>Ex</w:t>
      </w:r>
      <w:r w:rsidR="008626E6">
        <w:rPr>
          <w:b/>
        </w:rPr>
        <w:t>ample KB Editing Steps with</w:t>
      </w:r>
      <w:r w:rsidR="008626E6" w:rsidRPr="00CF15EE">
        <w:rPr>
          <w:b/>
        </w:rPr>
        <w:t xml:space="preserve"> </w:t>
      </w:r>
      <w:r w:rsidR="008626E6">
        <w:rPr>
          <w:b/>
        </w:rPr>
        <w:t xml:space="preserve">determined </w:t>
      </w:r>
      <w:r w:rsidR="008626E6" w:rsidRPr="00020354">
        <w:rPr>
          <w:b/>
        </w:rPr>
        <w:t>Imaging Alert Category and Alert Type</w:t>
      </w:r>
      <w:r w:rsidR="008626E6">
        <w:rPr>
          <w:b/>
        </w:rPr>
        <w:t>s</w:t>
      </w:r>
      <w:r w:rsidR="008626E6" w:rsidRPr="00196D61">
        <w:rPr>
          <w:b/>
        </w:rPr>
        <w:t xml:space="preserve"> </w:t>
      </w:r>
      <w:r w:rsidR="008626E6">
        <w:rPr>
          <w:b/>
        </w:rPr>
        <w:t>for</w:t>
      </w:r>
      <w:r w:rsidR="008626E6" w:rsidRPr="00020354">
        <w:rPr>
          <w:b/>
        </w:rPr>
        <w:t xml:space="preserve"> Lung Cancer Detection</w:t>
      </w:r>
      <w:r>
        <w:t>.</w:t>
      </w:r>
      <w:r w:rsidR="00AE3CC6">
        <w:t xml:space="preserve"> These </w:t>
      </w:r>
      <w:r w:rsidR="00616425">
        <w:t xml:space="preserve">KB edits </w:t>
      </w:r>
      <w:r w:rsidR="00801F55">
        <w:t>should reference</w:t>
      </w:r>
      <w:r w:rsidR="008C2964">
        <w:t xml:space="preserve"> </w:t>
      </w:r>
      <w:r w:rsidR="00AE3CC6">
        <w:t>the Alert Category</w:t>
      </w:r>
      <w:r>
        <w:t xml:space="preserve"> and Alert Type lists your </w:t>
      </w:r>
      <w:r w:rsidR="00AE3CC6">
        <w:t>Clinical Informatics person (</w:t>
      </w:r>
      <w:r w:rsidRPr="00CD7C66">
        <w:t>or a Champion M.D.  medical doctor), and/or a Radiology Department Chief have made</w:t>
      </w:r>
      <w:r>
        <w:t xml:space="preserve"> </w:t>
      </w:r>
      <w:r w:rsidR="00801F55">
        <w:t xml:space="preserve">derived </w:t>
      </w:r>
      <w:r w:rsidR="009C7254">
        <w:t>from an</w:t>
      </w:r>
      <w:r>
        <w:t xml:space="preserve"> exa</w:t>
      </w:r>
      <w:r w:rsidR="00B60A9D">
        <w:t>mple determination in</w:t>
      </w:r>
      <w:r w:rsidR="00AE3CC6">
        <w:t xml:space="preserve"> </w:t>
      </w:r>
      <w:r w:rsidR="009C7254">
        <w:t xml:space="preserve">the </w:t>
      </w:r>
      <w:r w:rsidR="00B60A9D" w:rsidRPr="00020354">
        <w:rPr>
          <w:b/>
        </w:rPr>
        <w:t xml:space="preserve">Appendix </w:t>
      </w:r>
      <w:r w:rsidR="00BD2B98" w:rsidRPr="00020354">
        <w:rPr>
          <w:b/>
        </w:rPr>
        <w:t xml:space="preserve">Example </w:t>
      </w:r>
      <w:r w:rsidR="00F24CC3">
        <w:rPr>
          <w:b/>
        </w:rPr>
        <w:t xml:space="preserve">B </w:t>
      </w:r>
      <w:r w:rsidR="00BD2B98">
        <w:rPr>
          <w:b/>
        </w:rPr>
        <w:t xml:space="preserve">Determination of Imaging </w:t>
      </w:r>
      <w:r w:rsidR="00BD2B98" w:rsidRPr="00020354">
        <w:rPr>
          <w:b/>
        </w:rPr>
        <w:t>Alert Category and Alert Type</w:t>
      </w:r>
      <w:r w:rsidR="00BD2B98">
        <w:rPr>
          <w:b/>
        </w:rPr>
        <w:t>s</w:t>
      </w:r>
      <w:r w:rsidR="00BD2B98" w:rsidRPr="00020354">
        <w:rPr>
          <w:b/>
        </w:rPr>
        <w:t xml:space="preserve"> for Lung Cancer Detection</w:t>
      </w:r>
      <w:r w:rsidRPr="00020354">
        <w:rPr>
          <w:b/>
        </w:rPr>
        <w:t>.</w:t>
      </w:r>
    </w:p>
    <w:p w:rsidR="009C7254" w:rsidRDefault="009C7254" w:rsidP="00551BF3">
      <w:pPr>
        <w:pStyle w:val="BodyText"/>
        <w:rPr>
          <w:b/>
        </w:rPr>
      </w:pPr>
    </w:p>
    <w:p w:rsidR="009C7254" w:rsidRDefault="009C7254" w:rsidP="00551BF3">
      <w:pPr>
        <w:pStyle w:val="BodyText"/>
      </w:pPr>
      <w:r w:rsidRPr="009C7254">
        <w:t xml:space="preserve">After this shortcut list of steps are prepared, follow these steps to make your site KB configurations for the related imaging Alert Category(s) and Alert Type names appropriate for Lung Cancer detection.  </w:t>
      </w:r>
      <w:r w:rsidR="00D643A6" w:rsidRPr="009C7254">
        <w:t>Again</w:t>
      </w:r>
      <w:r w:rsidR="00D643A6">
        <w:rPr>
          <w:b/>
        </w:rPr>
        <w:t xml:space="preserve">, </w:t>
      </w:r>
      <w:r w:rsidR="00D643A6">
        <w:rPr>
          <w:rFonts w:cs="Courier New"/>
        </w:rPr>
        <w:t>the KB Editor User’s Guide (</w:t>
      </w:r>
      <w:r w:rsidR="00D643A6" w:rsidRPr="002B2529">
        <w:t>T4_AWARE_UserGuide-KBEditor</w:t>
      </w:r>
      <w:r w:rsidR="00D643A6">
        <w:t xml:space="preserve">.doc) can be referenced </w:t>
      </w:r>
      <w:r w:rsidR="00D643A6">
        <w:rPr>
          <w:rFonts w:cs="Courier New"/>
        </w:rPr>
        <w:t>for KB Editor usage regarding such functions as “Adding” an Alert Category, or “Copying” or “Editing an Alert Type</w:t>
      </w:r>
    </w:p>
    <w:p w:rsidR="00156E6D" w:rsidRDefault="00156E6D" w:rsidP="00156E6D"/>
    <w:p w:rsidR="00156E6D" w:rsidRPr="00567FB4" w:rsidRDefault="00156E6D" w:rsidP="00602098">
      <w:pPr>
        <w:pStyle w:val="Heading1"/>
        <w:numPr>
          <w:ilvl w:val="0"/>
          <w:numId w:val="0"/>
        </w:numPr>
      </w:pPr>
      <w:bookmarkStart w:id="47" w:name="_Toc439869800"/>
      <w:r>
        <w:t xml:space="preserve">4.7 Configure the Task </w:t>
      </w:r>
      <w:r w:rsidRPr="00567FB4">
        <w:t>Option VEFA AWARE CACHE BUILDER</w:t>
      </w:r>
      <w:r>
        <w:t xml:space="preserve"> and AWARE CPRS to use the Patient Closeout RPC</w:t>
      </w:r>
      <w:bookmarkEnd w:id="47"/>
    </w:p>
    <w:p w:rsidR="00551BF3" w:rsidRDefault="00551BF3" w:rsidP="00551BF3">
      <w:pPr>
        <w:pStyle w:val="BodyText"/>
      </w:pPr>
    </w:p>
    <w:p w:rsidR="00F67CEC" w:rsidRPr="00F67CEC" w:rsidRDefault="00F67CEC" w:rsidP="004C0EEB">
      <w:pPr>
        <w:ind w:firstLine="432"/>
      </w:pPr>
      <w:r w:rsidRPr="00CD7C66">
        <w:rPr>
          <w:b/>
        </w:rPr>
        <w:t xml:space="preserve">We recommend that </w:t>
      </w:r>
      <w:r w:rsidR="003B0942" w:rsidRPr="00CD7C66">
        <w:rPr>
          <w:b/>
        </w:rPr>
        <w:t>an</w:t>
      </w:r>
      <w:r w:rsidRPr="00CD7C66">
        <w:rPr>
          <w:b/>
        </w:rPr>
        <w:t xml:space="preserve"> </w:t>
      </w:r>
      <w:r>
        <w:rPr>
          <w:b/>
        </w:rPr>
        <w:t>OI&amp;T Specialist</w:t>
      </w:r>
      <w:r w:rsidRPr="00CD7C66">
        <w:rPr>
          <w:b/>
        </w:rPr>
        <w:t xml:space="preserve"> complete this </w:t>
      </w:r>
      <w:r>
        <w:rPr>
          <w:b/>
        </w:rPr>
        <w:t>section.</w:t>
      </w:r>
    </w:p>
    <w:p w:rsidR="00551BF3" w:rsidRPr="00567FB4" w:rsidRDefault="00B358B7" w:rsidP="00020354">
      <w:pPr>
        <w:pStyle w:val="BodyText"/>
        <w:ind w:left="720"/>
      </w:pPr>
      <w:r>
        <w:t xml:space="preserve">1. </w:t>
      </w:r>
      <w:r w:rsidR="00551BF3" w:rsidRPr="00567FB4">
        <w:t xml:space="preserve">The option VEFA AWARE CACHE BUILDER builds the Alert Cache whose data is retrieved by the Alert Cache Viewer application and whose data is captured by the AWARE SQL Transporter for storage of such data into SQL tables for reports managed by the QI Manager. </w:t>
      </w:r>
      <w:r w:rsidR="00F67CEC">
        <w:t>Define and r</w:t>
      </w:r>
      <w:r w:rsidR="00551BF3" w:rsidRPr="00567FB4">
        <w:t xml:space="preserve">un the option VEFA AWARE CACHE BUILDER on a periodic basis from Task Manager in </w:t>
      </w:r>
      <w:proofErr w:type="spellStart"/>
      <w:r w:rsidR="00551BF3" w:rsidRPr="00567FB4">
        <w:t>VistA</w:t>
      </w:r>
      <w:proofErr w:type="spellEnd"/>
      <w:r w:rsidR="00551BF3" w:rsidRPr="00567FB4">
        <w:t xml:space="preserve"> as shown below (enter time at least 2 minutes ahead of NOW). </w:t>
      </w:r>
    </w:p>
    <w:p w:rsidR="00551BF3" w:rsidRPr="00567FB4" w:rsidRDefault="00551BF3" w:rsidP="00551BF3">
      <w:pPr>
        <w:rPr>
          <w:rFonts w:ascii="Courier New" w:hAnsi="Courier New" w:cs="Courier New"/>
          <w:b/>
        </w:rPr>
      </w:pPr>
      <w:proofErr w:type="spellStart"/>
      <w:r w:rsidRPr="00567FB4">
        <w:rPr>
          <w:rFonts w:ascii="Courier New" w:hAnsi="Courier New" w:cs="Courier New"/>
          <w:b/>
        </w:rPr>
        <w:t>Taskman</w:t>
      </w:r>
      <w:proofErr w:type="spellEnd"/>
      <w:r w:rsidRPr="00567FB4">
        <w:rPr>
          <w:rFonts w:ascii="Courier New" w:hAnsi="Courier New" w:cs="Courier New"/>
          <w:b/>
        </w:rPr>
        <w:t xml:space="preserve"> Management ... [XUTM MGR]</w:t>
      </w:r>
    </w:p>
    <w:p w:rsidR="00551BF3" w:rsidRPr="00567FB4" w:rsidRDefault="00551BF3" w:rsidP="00551BF3">
      <w:pPr>
        <w:rPr>
          <w:rFonts w:ascii="Courier New" w:hAnsi="Courier New" w:cs="Courier New"/>
          <w:sz w:val="18"/>
          <w:szCs w:val="18"/>
        </w:rPr>
      </w:pPr>
      <w:r w:rsidRPr="00567FB4">
        <w:rPr>
          <w:rFonts w:ascii="Courier New" w:hAnsi="Courier New" w:cs="Courier New"/>
          <w:sz w:val="18"/>
          <w:szCs w:val="18"/>
        </w:rPr>
        <w:t xml:space="preserve">&lt;CPM&gt; Select </w:t>
      </w:r>
      <w:proofErr w:type="spellStart"/>
      <w:r w:rsidRPr="00567FB4">
        <w:rPr>
          <w:rFonts w:ascii="Courier New" w:hAnsi="Courier New" w:cs="Courier New"/>
          <w:sz w:val="18"/>
          <w:szCs w:val="18"/>
        </w:rPr>
        <w:t>Taskman</w:t>
      </w:r>
      <w:proofErr w:type="spellEnd"/>
      <w:r w:rsidRPr="00567FB4">
        <w:rPr>
          <w:rFonts w:ascii="Courier New" w:hAnsi="Courier New" w:cs="Courier New"/>
          <w:sz w:val="18"/>
          <w:szCs w:val="18"/>
        </w:rPr>
        <w:t xml:space="preserve"> Management Option: ??</w:t>
      </w:r>
    </w:p>
    <w:p w:rsidR="00551BF3" w:rsidRPr="00567FB4" w:rsidRDefault="00551BF3" w:rsidP="00551BF3">
      <w:pPr>
        <w:rPr>
          <w:rFonts w:ascii="Courier New" w:hAnsi="Courier New" w:cs="Courier New"/>
          <w:b/>
        </w:rPr>
      </w:pPr>
      <w:r w:rsidRPr="00567FB4">
        <w:rPr>
          <w:rFonts w:ascii="Courier New" w:hAnsi="Courier New" w:cs="Courier New"/>
          <w:sz w:val="18"/>
          <w:szCs w:val="18"/>
        </w:rPr>
        <w:t xml:space="preserve">  </w:t>
      </w:r>
      <w:r w:rsidRPr="00567FB4">
        <w:rPr>
          <w:rFonts w:ascii="Courier New" w:hAnsi="Courier New" w:cs="Courier New"/>
          <w:b/>
        </w:rPr>
        <w:t>Schedule/</w:t>
      </w:r>
      <w:proofErr w:type="spellStart"/>
      <w:r w:rsidRPr="00567FB4">
        <w:rPr>
          <w:rFonts w:ascii="Courier New" w:hAnsi="Courier New" w:cs="Courier New"/>
          <w:b/>
        </w:rPr>
        <w:t>Unschedule</w:t>
      </w:r>
      <w:proofErr w:type="spellEnd"/>
      <w:r w:rsidRPr="00567FB4">
        <w:rPr>
          <w:rFonts w:ascii="Courier New" w:hAnsi="Courier New" w:cs="Courier New"/>
          <w:b/>
        </w:rPr>
        <w:t xml:space="preserve"> Options [XUTM SCHEDULE]</w:t>
      </w:r>
    </w:p>
    <w:p w:rsidR="00551BF3" w:rsidRPr="00567FB4" w:rsidRDefault="00551BF3" w:rsidP="00551BF3">
      <w:pPr>
        <w:rPr>
          <w:rFonts w:ascii="Courier New" w:hAnsi="Courier New" w:cs="Courier New"/>
          <w:sz w:val="18"/>
          <w:szCs w:val="18"/>
        </w:rPr>
      </w:pPr>
      <w:r w:rsidRPr="00567FB4">
        <w:rPr>
          <w:rFonts w:ascii="Courier New" w:hAnsi="Courier New" w:cs="Courier New"/>
          <w:sz w:val="18"/>
          <w:szCs w:val="18"/>
        </w:rPr>
        <w:t xml:space="preserve">&lt;CPM&gt; Select </w:t>
      </w:r>
      <w:proofErr w:type="spellStart"/>
      <w:r w:rsidRPr="00567FB4">
        <w:rPr>
          <w:rFonts w:ascii="Courier New" w:hAnsi="Courier New" w:cs="Courier New"/>
          <w:sz w:val="18"/>
          <w:szCs w:val="18"/>
        </w:rPr>
        <w:t>Taskman</w:t>
      </w:r>
      <w:proofErr w:type="spellEnd"/>
      <w:r w:rsidRPr="00567FB4">
        <w:rPr>
          <w:rFonts w:ascii="Courier New" w:hAnsi="Courier New" w:cs="Courier New"/>
          <w:sz w:val="18"/>
          <w:szCs w:val="18"/>
        </w:rPr>
        <w:t xml:space="preserve"> Management Option: schedule/</w:t>
      </w:r>
      <w:proofErr w:type="spellStart"/>
      <w:r w:rsidRPr="00567FB4">
        <w:rPr>
          <w:rFonts w:ascii="Courier New" w:hAnsi="Courier New" w:cs="Courier New"/>
          <w:sz w:val="18"/>
          <w:szCs w:val="18"/>
        </w:rPr>
        <w:t>Unschedule</w:t>
      </w:r>
      <w:proofErr w:type="spellEnd"/>
      <w:r w:rsidRPr="00567FB4">
        <w:rPr>
          <w:rFonts w:ascii="Courier New" w:hAnsi="Courier New" w:cs="Courier New"/>
          <w:sz w:val="18"/>
          <w:szCs w:val="18"/>
        </w:rPr>
        <w:t xml:space="preserve"> Options</w:t>
      </w:r>
    </w:p>
    <w:p w:rsidR="00551BF3" w:rsidRPr="00567FB4" w:rsidRDefault="00551BF3" w:rsidP="00551BF3">
      <w:pPr>
        <w:rPr>
          <w:rFonts w:ascii="Courier New" w:hAnsi="Courier New" w:cs="Courier New"/>
          <w:sz w:val="18"/>
          <w:szCs w:val="18"/>
        </w:rPr>
      </w:pPr>
    </w:p>
    <w:p w:rsidR="00551BF3" w:rsidRPr="00567FB4" w:rsidRDefault="00551BF3" w:rsidP="00551BF3">
      <w:pPr>
        <w:rPr>
          <w:rFonts w:ascii="Courier New" w:hAnsi="Courier New" w:cs="Courier New"/>
          <w:b/>
        </w:rPr>
      </w:pPr>
      <w:r w:rsidRPr="00567FB4">
        <w:rPr>
          <w:rFonts w:ascii="Courier New" w:hAnsi="Courier New" w:cs="Courier New"/>
          <w:sz w:val="18"/>
          <w:szCs w:val="18"/>
        </w:rPr>
        <w:t xml:space="preserve">Select OPTION to schedule or reschedule: </w:t>
      </w:r>
      <w:r w:rsidRPr="00567FB4">
        <w:rPr>
          <w:rFonts w:ascii="Courier New" w:hAnsi="Courier New" w:cs="Courier New"/>
          <w:b/>
        </w:rPr>
        <w:t>VEFA AWARE ALERT CACHE BUILDER             ...OK? Yes//   (Yes)</w:t>
      </w:r>
    </w:p>
    <w:p w:rsidR="00551BF3" w:rsidRPr="00567FB4" w:rsidRDefault="00551BF3" w:rsidP="00551BF3">
      <w:pPr>
        <w:rPr>
          <w:rFonts w:ascii="Courier New" w:hAnsi="Courier New" w:cs="Courier New"/>
          <w:sz w:val="18"/>
          <w:szCs w:val="18"/>
        </w:rPr>
      </w:pPr>
      <w:r w:rsidRPr="00567FB4">
        <w:rPr>
          <w:rFonts w:ascii="Courier New" w:hAnsi="Courier New" w:cs="Courier New"/>
          <w:sz w:val="18"/>
          <w:szCs w:val="18"/>
        </w:rPr>
        <w:t xml:space="preserve">                          Edit Option Schedule</w:t>
      </w:r>
    </w:p>
    <w:p w:rsidR="00551BF3" w:rsidRPr="00567FB4" w:rsidRDefault="00551BF3" w:rsidP="00551BF3">
      <w:pPr>
        <w:rPr>
          <w:rFonts w:ascii="Courier New" w:hAnsi="Courier New" w:cs="Courier New"/>
          <w:sz w:val="18"/>
          <w:szCs w:val="18"/>
        </w:rPr>
      </w:pPr>
      <w:r w:rsidRPr="00567FB4">
        <w:rPr>
          <w:rFonts w:ascii="Courier New" w:hAnsi="Courier New" w:cs="Courier New"/>
          <w:sz w:val="18"/>
          <w:szCs w:val="18"/>
        </w:rPr>
        <w:lastRenderedPageBreak/>
        <w:t xml:space="preserve">    Option Name: VEFA AWARE ALERT CACHE BUILDER</w:t>
      </w:r>
    </w:p>
    <w:p w:rsidR="00551BF3" w:rsidRPr="00567FB4" w:rsidRDefault="00551BF3" w:rsidP="00551BF3">
      <w:pPr>
        <w:rPr>
          <w:rFonts w:ascii="Courier New" w:hAnsi="Courier New" w:cs="Courier New"/>
          <w:sz w:val="18"/>
          <w:szCs w:val="18"/>
        </w:rPr>
      </w:pPr>
      <w:r w:rsidRPr="00567FB4">
        <w:rPr>
          <w:rFonts w:ascii="Courier New" w:hAnsi="Courier New" w:cs="Courier New"/>
          <w:sz w:val="18"/>
          <w:szCs w:val="18"/>
        </w:rPr>
        <w:t xml:space="preserve">    Menu Text: AWARE ALERT CACHE BUILDER                 TASK ID: </w:t>
      </w:r>
    </w:p>
    <w:p w:rsidR="00551BF3" w:rsidRPr="00567FB4" w:rsidRDefault="00551BF3" w:rsidP="00551BF3">
      <w:pPr>
        <w:rPr>
          <w:rFonts w:ascii="Courier New" w:hAnsi="Courier New" w:cs="Courier New"/>
          <w:sz w:val="18"/>
          <w:szCs w:val="18"/>
        </w:rPr>
      </w:pPr>
      <w:r w:rsidRPr="00567FB4">
        <w:rPr>
          <w:rFonts w:ascii="Courier New" w:hAnsi="Courier New" w:cs="Courier New"/>
          <w:sz w:val="18"/>
          <w:szCs w:val="18"/>
        </w:rPr>
        <w:t xml:space="preserve">  __________________________________________________________________________</w:t>
      </w:r>
    </w:p>
    <w:p w:rsidR="00551BF3" w:rsidRPr="00567FB4" w:rsidRDefault="00551BF3" w:rsidP="00551BF3">
      <w:pPr>
        <w:rPr>
          <w:rFonts w:ascii="Courier New" w:hAnsi="Courier New" w:cs="Courier New"/>
          <w:sz w:val="18"/>
          <w:szCs w:val="18"/>
        </w:rPr>
      </w:pPr>
      <w:r w:rsidRPr="00567FB4">
        <w:rPr>
          <w:rFonts w:ascii="Courier New" w:hAnsi="Courier New" w:cs="Courier New"/>
          <w:sz w:val="18"/>
          <w:szCs w:val="18"/>
        </w:rPr>
        <w:t xml:space="preserve">  QUEUED TO RUN AT WHAT TIME: JUL 2,2014@17:03:45           </w:t>
      </w:r>
    </w:p>
    <w:p w:rsidR="00551BF3" w:rsidRPr="00567FB4" w:rsidRDefault="00551BF3" w:rsidP="00551BF3">
      <w:pPr>
        <w:rPr>
          <w:rFonts w:ascii="Courier New" w:hAnsi="Courier New" w:cs="Courier New"/>
          <w:sz w:val="18"/>
          <w:szCs w:val="18"/>
        </w:rPr>
      </w:pPr>
      <w:r w:rsidRPr="00567FB4">
        <w:rPr>
          <w:rFonts w:ascii="Courier New" w:hAnsi="Courier New" w:cs="Courier New"/>
          <w:sz w:val="18"/>
          <w:szCs w:val="18"/>
        </w:rPr>
        <w:t xml:space="preserve">DEVICE FOR QUEUED JOB OUTPUT:                               </w:t>
      </w:r>
    </w:p>
    <w:p w:rsidR="00551BF3" w:rsidRPr="00567FB4" w:rsidRDefault="00551BF3" w:rsidP="00551BF3">
      <w:pPr>
        <w:rPr>
          <w:rFonts w:ascii="Courier New" w:hAnsi="Courier New" w:cs="Courier New"/>
          <w:sz w:val="18"/>
          <w:szCs w:val="18"/>
        </w:rPr>
      </w:pPr>
      <w:r w:rsidRPr="00567FB4">
        <w:rPr>
          <w:rFonts w:ascii="Courier New" w:hAnsi="Courier New" w:cs="Courier New"/>
          <w:sz w:val="18"/>
          <w:szCs w:val="18"/>
        </w:rPr>
        <w:t xml:space="preserve"> QUEUED TO RUN ON VOLUME SET:                      </w:t>
      </w:r>
    </w:p>
    <w:p w:rsidR="00551BF3" w:rsidRPr="00567FB4" w:rsidRDefault="00551BF3" w:rsidP="00551BF3">
      <w:pPr>
        <w:rPr>
          <w:rFonts w:ascii="Courier New" w:hAnsi="Courier New" w:cs="Courier New"/>
          <w:sz w:val="18"/>
          <w:szCs w:val="18"/>
        </w:rPr>
      </w:pPr>
      <w:r w:rsidRPr="00567FB4">
        <w:rPr>
          <w:rFonts w:ascii="Courier New" w:hAnsi="Courier New" w:cs="Courier New"/>
          <w:sz w:val="18"/>
          <w:szCs w:val="18"/>
        </w:rPr>
        <w:t xml:space="preserve">      RESCHEDULING FREQUENCY: </w:t>
      </w:r>
      <w:r w:rsidRPr="00567FB4">
        <w:rPr>
          <w:rFonts w:ascii="Courier New" w:hAnsi="Courier New" w:cs="Courier New"/>
          <w:b/>
        </w:rPr>
        <w:t xml:space="preserve">60S  </w:t>
      </w:r>
      <w:r w:rsidRPr="00567FB4">
        <w:rPr>
          <w:rFonts w:ascii="Courier New" w:hAnsi="Courier New" w:cs="Courier New"/>
          <w:b/>
        </w:rPr>
        <w:sym w:font="Wingdings" w:char="F0DF"/>
      </w:r>
      <w:r w:rsidRPr="00567FB4">
        <w:rPr>
          <w:rFonts w:ascii="Courier New" w:hAnsi="Courier New" w:cs="Courier New"/>
          <w:b/>
        </w:rPr>
        <w:t xml:space="preserve"> Task will run every 60 seconds</w:t>
      </w:r>
      <w:r w:rsidRPr="00567FB4">
        <w:rPr>
          <w:rFonts w:ascii="Courier New" w:hAnsi="Courier New" w:cs="Courier New"/>
          <w:sz w:val="18"/>
          <w:szCs w:val="18"/>
        </w:rPr>
        <w:t xml:space="preserve">                          </w:t>
      </w:r>
    </w:p>
    <w:p w:rsidR="00551BF3" w:rsidRPr="00567FB4" w:rsidRDefault="00551BF3" w:rsidP="00551BF3">
      <w:pPr>
        <w:rPr>
          <w:rFonts w:ascii="Courier New" w:hAnsi="Courier New" w:cs="Courier New"/>
          <w:sz w:val="18"/>
          <w:szCs w:val="18"/>
        </w:rPr>
      </w:pPr>
      <w:r w:rsidRPr="00567FB4">
        <w:rPr>
          <w:rFonts w:ascii="Courier New" w:hAnsi="Courier New" w:cs="Courier New"/>
          <w:sz w:val="18"/>
          <w:szCs w:val="18"/>
        </w:rPr>
        <w:t xml:space="preserve">             TASK PARAMETERS:                                                 </w:t>
      </w:r>
    </w:p>
    <w:p w:rsidR="00551BF3" w:rsidRPr="00567FB4" w:rsidRDefault="00551BF3" w:rsidP="00551BF3">
      <w:pPr>
        <w:rPr>
          <w:rFonts w:ascii="Courier New" w:hAnsi="Courier New" w:cs="Courier New"/>
          <w:sz w:val="18"/>
          <w:szCs w:val="18"/>
        </w:rPr>
      </w:pPr>
      <w:r w:rsidRPr="00567FB4">
        <w:rPr>
          <w:rFonts w:ascii="Courier New" w:hAnsi="Courier New" w:cs="Courier New"/>
          <w:sz w:val="18"/>
          <w:szCs w:val="18"/>
        </w:rPr>
        <w:t xml:space="preserve">            SPECIAL QUEUEING:                     </w:t>
      </w:r>
    </w:p>
    <w:p w:rsidR="00551BF3" w:rsidRPr="00567FB4" w:rsidRDefault="00551BF3" w:rsidP="00551BF3">
      <w:pPr>
        <w:rPr>
          <w:rFonts w:ascii="Courier New" w:hAnsi="Courier New" w:cs="Courier New"/>
          <w:sz w:val="18"/>
          <w:szCs w:val="18"/>
        </w:rPr>
      </w:pPr>
      <w:r w:rsidRPr="00567FB4">
        <w:rPr>
          <w:rFonts w:ascii="Courier New" w:hAnsi="Courier New" w:cs="Courier New"/>
          <w:sz w:val="18"/>
          <w:szCs w:val="18"/>
        </w:rPr>
        <w:t>_____________________________________________________________________________</w:t>
      </w:r>
    </w:p>
    <w:p w:rsidR="00551BF3" w:rsidRPr="00567FB4" w:rsidRDefault="00551BF3" w:rsidP="00551BF3">
      <w:pPr>
        <w:rPr>
          <w:rFonts w:ascii="Courier New" w:hAnsi="Courier New" w:cs="Courier New"/>
          <w:sz w:val="18"/>
          <w:szCs w:val="18"/>
        </w:rPr>
      </w:pPr>
      <w:r w:rsidRPr="00567FB4">
        <w:rPr>
          <w:rFonts w:ascii="Courier New" w:hAnsi="Courier New" w:cs="Courier New"/>
          <w:sz w:val="18"/>
          <w:szCs w:val="18"/>
        </w:rPr>
        <w:t xml:space="preserve">Exit     </w:t>
      </w:r>
      <w:r w:rsidRPr="00567FB4">
        <w:rPr>
          <w:rFonts w:ascii="Courier New" w:hAnsi="Courier New" w:cs="Courier New"/>
          <w:b/>
        </w:rPr>
        <w:t xml:space="preserve">Save </w:t>
      </w:r>
      <w:r w:rsidRPr="00567FB4">
        <w:rPr>
          <w:rFonts w:ascii="Courier New" w:hAnsi="Courier New" w:cs="Courier New"/>
          <w:sz w:val="18"/>
          <w:szCs w:val="18"/>
        </w:rPr>
        <w:t xml:space="preserve">    Next Page     Refresh</w:t>
      </w:r>
    </w:p>
    <w:p w:rsidR="00551BF3" w:rsidRPr="00567FB4" w:rsidRDefault="00551BF3" w:rsidP="00551BF3">
      <w:pPr>
        <w:rPr>
          <w:rFonts w:ascii="Courier New" w:hAnsi="Courier New" w:cs="Courier New"/>
          <w:sz w:val="18"/>
          <w:szCs w:val="18"/>
        </w:rPr>
      </w:pPr>
      <w:r w:rsidRPr="00567FB4">
        <w:rPr>
          <w:rFonts w:ascii="Courier New" w:hAnsi="Courier New" w:cs="Courier New"/>
          <w:sz w:val="18"/>
          <w:szCs w:val="18"/>
        </w:rPr>
        <w:t>Enter a command or '^' followed by a caption to jump to a specific field.</w:t>
      </w:r>
    </w:p>
    <w:p w:rsidR="00551BF3" w:rsidRPr="00567FB4" w:rsidRDefault="00551BF3" w:rsidP="00551BF3">
      <w:pPr>
        <w:rPr>
          <w:rFonts w:ascii="Courier New" w:hAnsi="Courier New" w:cs="Courier New"/>
          <w:sz w:val="18"/>
          <w:szCs w:val="18"/>
        </w:rPr>
      </w:pPr>
      <w:r w:rsidRPr="00567FB4">
        <w:rPr>
          <w:rFonts w:ascii="Courier New" w:hAnsi="Courier New" w:cs="Courier New"/>
          <w:sz w:val="18"/>
          <w:szCs w:val="18"/>
        </w:rPr>
        <w:t xml:space="preserve">COMMAND: </w:t>
      </w:r>
      <w:r w:rsidRPr="00567FB4">
        <w:rPr>
          <w:rFonts w:ascii="Courier New" w:hAnsi="Courier New" w:cs="Courier New"/>
          <w:b/>
        </w:rPr>
        <w:t>S</w:t>
      </w:r>
      <w:r w:rsidRPr="00567FB4">
        <w:rPr>
          <w:rFonts w:ascii="Courier New" w:hAnsi="Courier New" w:cs="Courier New"/>
          <w:sz w:val="18"/>
          <w:szCs w:val="18"/>
        </w:rPr>
        <w:t xml:space="preserve">                                     Press &lt;PF1&gt;H for help  </w:t>
      </w:r>
    </w:p>
    <w:p w:rsidR="00551BF3" w:rsidRPr="00567FB4" w:rsidRDefault="00551BF3" w:rsidP="00551BF3">
      <w:pPr>
        <w:autoSpaceDE w:val="0"/>
        <w:autoSpaceDN w:val="0"/>
        <w:adjustRightInd w:val="0"/>
        <w:ind w:left="720"/>
        <w:rPr>
          <w:rFonts w:ascii="r_ansi" w:hAnsi="r_ansi" w:cs="r_ansi"/>
          <w:b/>
          <w:sz w:val="20"/>
          <w:szCs w:val="20"/>
        </w:rPr>
      </w:pPr>
    </w:p>
    <w:p w:rsidR="00B358B7" w:rsidRDefault="00B358B7" w:rsidP="00B358B7">
      <w:pPr>
        <w:autoSpaceDE w:val="0"/>
        <w:autoSpaceDN w:val="0"/>
        <w:adjustRightInd w:val="0"/>
        <w:ind w:left="720"/>
        <w:rPr>
          <w:rFonts w:ascii="r_ansi" w:hAnsi="r_ansi" w:cs="r_ansi"/>
          <w:b/>
          <w:sz w:val="20"/>
          <w:szCs w:val="20"/>
        </w:rPr>
      </w:pPr>
      <w:r>
        <w:rPr>
          <w:rFonts w:ascii="r_ansi" w:hAnsi="r_ansi" w:cs="r_ansi"/>
          <w:b/>
          <w:sz w:val="20"/>
          <w:szCs w:val="20"/>
        </w:rPr>
        <w:t>2.Configure AWARE CPRS to use a Patient Closeout Chart RPC</w:t>
      </w:r>
    </w:p>
    <w:p w:rsidR="00B358B7" w:rsidRPr="00567FB4" w:rsidRDefault="00B358B7" w:rsidP="00B358B7">
      <w:pPr>
        <w:pStyle w:val="BodyText"/>
      </w:pPr>
      <w:r w:rsidRPr="00567FB4">
        <w:rPr>
          <w:b/>
        </w:rPr>
        <w:t>NOTE</w:t>
      </w:r>
      <w:r w:rsidRPr="00567FB4">
        <w:t>: We recommend that only an OI&amp;T Specialist/Programmer or Clinical Application Coordinator (CAC) complete this step.</w:t>
      </w:r>
    </w:p>
    <w:p w:rsidR="00B358B7" w:rsidRPr="00567FB4" w:rsidRDefault="00B358B7" w:rsidP="00B358B7">
      <w:pPr>
        <w:rPr>
          <w:b/>
          <w:iCs/>
        </w:rPr>
      </w:pPr>
    </w:p>
    <w:p w:rsidR="00B358B7" w:rsidRPr="00567FB4" w:rsidRDefault="00B358B7" w:rsidP="00B358B7">
      <w:pPr>
        <w:pStyle w:val="BodyText"/>
        <w:ind w:firstLine="720"/>
      </w:pPr>
      <w:r w:rsidRPr="00567FB4">
        <w:t xml:space="preserve">In VISTA, add </w:t>
      </w:r>
      <w:r>
        <w:t>the “</w:t>
      </w:r>
      <w:r w:rsidR="002068C2">
        <w:t xml:space="preserve">VEFA ORWCOM  </w:t>
      </w:r>
      <w:r w:rsidRPr="00567FB4">
        <w:t>PT CLSCHART</w:t>
      </w:r>
      <w:r>
        <w:t>” RPC</w:t>
      </w:r>
      <w:r w:rsidRPr="00567FB4">
        <w:t xml:space="preserve"> </w:t>
      </w:r>
      <w:r w:rsidR="002068C2">
        <w:t xml:space="preserve">or “ORWCOM VEFA </w:t>
      </w:r>
      <w:r w:rsidR="002068C2" w:rsidRPr="00567FB4">
        <w:t>PT CLSCHART</w:t>
      </w:r>
      <w:r w:rsidR="002068C2">
        <w:t>” RPC”</w:t>
      </w:r>
      <w:r w:rsidR="002068C2" w:rsidRPr="00567FB4">
        <w:t xml:space="preserve"> </w:t>
      </w:r>
      <w:r w:rsidRPr="00567FB4">
        <w:t xml:space="preserve">to the OR CPRS GUI CHART option </w:t>
      </w:r>
      <w:r w:rsidR="002068C2">
        <w:t>depending on which RPC is defined and provided to the site.</w:t>
      </w:r>
    </w:p>
    <w:p w:rsidR="00B358B7" w:rsidRPr="00567FB4" w:rsidRDefault="00B358B7" w:rsidP="00B358B7">
      <w:pPr>
        <w:ind w:left="810"/>
        <w:rPr>
          <w:rFonts w:ascii="r_ansi" w:hAnsi="r_ansi"/>
          <w:sz w:val="20"/>
          <w:szCs w:val="20"/>
        </w:rPr>
      </w:pPr>
      <w:r w:rsidRPr="00567FB4">
        <w:rPr>
          <w:rFonts w:ascii="r_ansi" w:hAnsi="r_ansi"/>
          <w:sz w:val="20"/>
          <w:szCs w:val="20"/>
        </w:rPr>
        <w:t xml:space="preserve">INPUT TO WHAT FILE: </w:t>
      </w:r>
      <w:r w:rsidRPr="00567FB4">
        <w:rPr>
          <w:rFonts w:ascii="r_ansi" w:hAnsi="r_ansi"/>
          <w:b/>
          <w:sz w:val="20"/>
          <w:szCs w:val="20"/>
        </w:rPr>
        <w:t>OPTION</w:t>
      </w:r>
      <w:r w:rsidRPr="00567FB4">
        <w:rPr>
          <w:rFonts w:ascii="r_ansi" w:hAnsi="r_ansi"/>
          <w:sz w:val="20"/>
          <w:szCs w:val="20"/>
        </w:rPr>
        <w:t xml:space="preserve">// </w:t>
      </w:r>
    </w:p>
    <w:p w:rsidR="00B358B7" w:rsidRPr="00567FB4" w:rsidRDefault="00B358B7" w:rsidP="00B358B7">
      <w:pPr>
        <w:ind w:left="810"/>
        <w:rPr>
          <w:rFonts w:ascii="r_ansi" w:hAnsi="r_ansi"/>
          <w:sz w:val="20"/>
          <w:szCs w:val="20"/>
        </w:rPr>
      </w:pPr>
      <w:r w:rsidRPr="00567FB4">
        <w:rPr>
          <w:rFonts w:ascii="r_ansi" w:hAnsi="r_ansi"/>
          <w:sz w:val="20"/>
          <w:szCs w:val="20"/>
        </w:rPr>
        <w:t xml:space="preserve">EDIT WHICH FIELD: ALL// </w:t>
      </w:r>
      <w:proofErr w:type="spellStart"/>
      <w:r w:rsidRPr="00567FB4">
        <w:rPr>
          <w:rFonts w:ascii="r_ansi" w:hAnsi="r_ansi"/>
          <w:b/>
          <w:sz w:val="20"/>
          <w:szCs w:val="20"/>
        </w:rPr>
        <w:t>rpc</w:t>
      </w:r>
      <w:proofErr w:type="spellEnd"/>
      <w:r w:rsidRPr="00567FB4">
        <w:rPr>
          <w:rFonts w:ascii="r_ansi" w:hAnsi="r_ansi"/>
          <w:sz w:val="20"/>
          <w:szCs w:val="20"/>
        </w:rPr>
        <w:t xml:space="preserve">    (multiple)</w:t>
      </w:r>
    </w:p>
    <w:p w:rsidR="00B358B7" w:rsidRPr="00567FB4" w:rsidRDefault="00B358B7" w:rsidP="00B358B7">
      <w:pPr>
        <w:ind w:left="810"/>
        <w:rPr>
          <w:rFonts w:ascii="r_ansi" w:hAnsi="r_ansi"/>
          <w:sz w:val="20"/>
          <w:szCs w:val="20"/>
        </w:rPr>
      </w:pPr>
      <w:r w:rsidRPr="00567FB4">
        <w:rPr>
          <w:rFonts w:ascii="r_ansi" w:hAnsi="r_ansi"/>
          <w:sz w:val="20"/>
          <w:szCs w:val="20"/>
        </w:rPr>
        <w:t xml:space="preserve">   EDIT WHICH RPC SUB-FIELD: ALL// </w:t>
      </w:r>
    </w:p>
    <w:p w:rsidR="00B358B7" w:rsidRPr="00567FB4" w:rsidRDefault="00B358B7" w:rsidP="00B358B7">
      <w:pPr>
        <w:ind w:left="810"/>
        <w:rPr>
          <w:rFonts w:ascii="r_ansi" w:hAnsi="r_ansi"/>
          <w:sz w:val="20"/>
          <w:szCs w:val="20"/>
        </w:rPr>
      </w:pPr>
      <w:r w:rsidRPr="00567FB4">
        <w:rPr>
          <w:rFonts w:ascii="r_ansi" w:hAnsi="r_ansi"/>
          <w:sz w:val="20"/>
          <w:szCs w:val="20"/>
        </w:rPr>
        <w:t xml:space="preserve">THEN EDIT FIELD: </w:t>
      </w:r>
    </w:p>
    <w:p w:rsidR="00B358B7" w:rsidRPr="00567FB4" w:rsidRDefault="00B358B7" w:rsidP="00B358B7">
      <w:pPr>
        <w:ind w:left="810"/>
        <w:rPr>
          <w:rFonts w:ascii="r_ansi" w:hAnsi="r_ansi"/>
          <w:sz w:val="20"/>
          <w:szCs w:val="20"/>
        </w:rPr>
      </w:pPr>
      <w:r w:rsidRPr="00567FB4">
        <w:rPr>
          <w:rFonts w:ascii="r_ansi" w:hAnsi="r_ansi"/>
          <w:sz w:val="20"/>
          <w:szCs w:val="20"/>
        </w:rPr>
        <w:t xml:space="preserve">Select OPTION NAME: </w:t>
      </w:r>
      <w:r w:rsidRPr="00567FB4">
        <w:rPr>
          <w:rFonts w:ascii="r_ansi" w:hAnsi="r_ansi"/>
          <w:b/>
          <w:sz w:val="20"/>
          <w:szCs w:val="20"/>
        </w:rPr>
        <w:t>OR CPRS GUI CHART</w:t>
      </w:r>
      <w:r w:rsidRPr="00567FB4">
        <w:rPr>
          <w:rFonts w:ascii="r_ansi" w:hAnsi="r_ansi"/>
          <w:sz w:val="20"/>
          <w:szCs w:val="20"/>
        </w:rPr>
        <w:t xml:space="preserve">       </w:t>
      </w:r>
      <w:proofErr w:type="spellStart"/>
      <w:r w:rsidRPr="00567FB4">
        <w:rPr>
          <w:rFonts w:ascii="r_ansi" w:hAnsi="r_ansi"/>
          <w:sz w:val="20"/>
          <w:szCs w:val="20"/>
        </w:rPr>
        <w:t>CPRSChart</w:t>
      </w:r>
      <w:proofErr w:type="spellEnd"/>
      <w:r w:rsidRPr="00567FB4">
        <w:rPr>
          <w:rFonts w:ascii="r_ansi" w:hAnsi="r_ansi"/>
          <w:sz w:val="20"/>
          <w:szCs w:val="20"/>
        </w:rPr>
        <w:t xml:space="preserve"> version 1.0.xx.yy</w:t>
      </w:r>
    </w:p>
    <w:p w:rsidR="00B358B7" w:rsidRPr="002068C2" w:rsidRDefault="00B358B7" w:rsidP="00B358B7">
      <w:pPr>
        <w:ind w:left="810"/>
        <w:rPr>
          <w:rFonts w:ascii="r_ansi" w:hAnsi="r_ansi"/>
          <w:sz w:val="20"/>
          <w:szCs w:val="20"/>
        </w:rPr>
      </w:pPr>
      <w:r w:rsidRPr="00567FB4">
        <w:rPr>
          <w:rFonts w:ascii="r_ansi" w:hAnsi="r_ansi"/>
          <w:sz w:val="20"/>
          <w:szCs w:val="20"/>
        </w:rPr>
        <w:t xml:space="preserve">Select RPC: ORVW FACLIST// </w:t>
      </w:r>
      <w:r w:rsidRPr="00567FB4">
        <w:rPr>
          <w:rFonts w:ascii="r_ansi" w:hAnsi="r_ansi"/>
          <w:b/>
          <w:sz w:val="20"/>
          <w:szCs w:val="20"/>
        </w:rPr>
        <w:t xml:space="preserve">VEFA </w:t>
      </w:r>
      <w:r>
        <w:rPr>
          <w:rFonts w:ascii="r_ansi" w:hAnsi="r_ansi"/>
          <w:b/>
          <w:sz w:val="20"/>
          <w:szCs w:val="20"/>
        </w:rPr>
        <w:t xml:space="preserve">ORWCOM </w:t>
      </w:r>
      <w:r w:rsidRPr="00567FB4">
        <w:rPr>
          <w:rFonts w:ascii="r_ansi" w:hAnsi="r_ansi"/>
          <w:b/>
          <w:sz w:val="20"/>
          <w:szCs w:val="20"/>
        </w:rPr>
        <w:t>PT CLSCHART</w:t>
      </w:r>
      <w:r w:rsidRPr="00567FB4">
        <w:rPr>
          <w:rFonts w:ascii="r_ansi" w:hAnsi="r_ansi"/>
          <w:sz w:val="20"/>
          <w:szCs w:val="20"/>
        </w:rPr>
        <w:t xml:space="preserve"> </w:t>
      </w:r>
      <w:r w:rsidR="002068C2" w:rsidRPr="002068C2">
        <w:rPr>
          <w:rFonts w:ascii="r_ansi" w:hAnsi="r_ansi"/>
          <w:sz w:val="20"/>
          <w:szCs w:val="20"/>
        </w:rPr>
        <w:t xml:space="preserve">or </w:t>
      </w:r>
      <w:r w:rsidR="002068C2" w:rsidRPr="002068C2">
        <w:rPr>
          <w:rFonts w:ascii="r_ansi" w:hAnsi="r_ansi"/>
          <w:b/>
          <w:sz w:val="20"/>
          <w:szCs w:val="20"/>
        </w:rPr>
        <w:t>“ORWCOM PT CLSCHART”</w:t>
      </w:r>
    </w:p>
    <w:p w:rsidR="00B358B7" w:rsidRPr="00567FB4" w:rsidRDefault="00B358B7" w:rsidP="00B358B7">
      <w:pPr>
        <w:ind w:left="810"/>
        <w:rPr>
          <w:rFonts w:ascii="r_ansi" w:hAnsi="r_ansi"/>
          <w:sz w:val="20"/>
          <w:szCs w:val="20"/>
        </w:rPr>
      </w:pPr>
      <w:r w:rsidRPr="00567FB4">
        <w:rPr>
          <w:rFonts w:ascii="r_ansi" w:hAnsi="r_ansi"/>
          <w:sz w:val="20"/>
          <w:szCs w:val="20"/>
        </w:rPr>
        <w:t xml:space="preserve">  Are you adding 'ORWCOM VEFA PT CLSCHART' as a new RPC (the 2085TH for this OPTION)? No// </w:t>
      </w:r>
      <w:r w:rsidRPr="00567FB4">
        <w:rPr>
          <w:rFonts w:ascii="r_ansi" w:hAnsi="r_ansi"/>
          <w:b/>
          <w:sz w:val="20"/>
          <w:szCs w:val="20"/>
        </w:rPr>
        <w:t>y  (Yes)</w:t>
      </w:r>
    </w:p>
    <w:p w:rsidR="00B358B7" w:rsidRPr="00567FB4" w:rsidRDefault="00B358B7" w:rsidP="00B358B7">
      <w:pPr>
        <w:ind w:left="810"/>
        <w:rPr>
          <w:rFonts w:ascii="r_ansi" w:hAnsi="r_ansi"/>
          <w:sz w:val="20"/>
          <w:szCs w:val="20"/>
        </w:rPr>
      </w:pPr>
      <w:r w:rsidRPr="00567FB4">
        <w:rPr>
          <w:rFonts w:ascii="r_ansi" w:hAnsi="r_ansi"/>
          <w:sz w:val="20"/>
          <w:szCs w:val="20"/>
        </w:rPr>
        <w:t xml:space="preserve">  RPCKEY: </w:t>
      </w:r>
    </w:p>
    <w:p w:rsidR="00B358B7" w:rsidRPr="00567FB4" w:rsidRDefault="00B358B7" w:rsidP="00B358B7">
      <w:pPr>
        <w:ind w:left="810"/>
        <w:rPr>
          <w:rFonts w:ascii="r_ansi" w:hAnsi="r_ansi"/>
          <w:sz w:val="20"/>
          <w:szCs w:val="20"/>
        </w:rPr>
      </w:pPr>
      <w:r w:rsidRPr="00567FB4">
        <w:rPr>
          <w:rFonts w:ascii="r_ansi" w:hAnsi="r_ansi"/>
          <w:sz w:val="20"/>
          <w:szCs w:val="20"/>
        </w:rPr>
        <w:t xml:space="preserve">  RULES: </w:t>
      </w:r>
    </w:p>
    <w:p w:rsidR="00B358B7" w:rsidRPr="00567FB4" w:rsidRDefault="00B358B7" w:rsidP="00B358B7">
      <w:pPr>
        <w:ind w:left="810"/>
        <w:rPr>
          <w:rFonts w:ascii="r_ansi" w:hAnsi="r_ansi"/>
          <w:sz w:val="20"/>
          <w:szCs w:val="20"/>
        </w:rPr>
      </w:pPr>
      <w:r w:rsidRPr="00567FB4">
        <w:rPr>
          <w:rFonts w:ascii="r_ansi" w:hAnsi="r_ansi"/>
          <w:sz w:val="20"/>
          <w:szCs w:val="20"/>
        </w:rPr>
        <w:t>Select RPC:</w:t>
      </w:r>
    </w:p>
    <w:p w:rsidR="00B358B7" w:rsidRPr="00567FB4" w:rsidRDefault="00B358B7" w:rsidP="00B358B7">
      <w:pPr>
        <w:pStyle w:val="BodyText"/>
        <w:ind w:firstLine="720"/>
      </w:pPr>
      <w:r w:rsidRPr="00567FB4">
        <w:t>Select OPTION NAME:</w:t>
      </w:r>
    </w:p>
    <w:p w:rsidR="00551BF3" w:rsidRDefault="00551BF3" w:rsidP="00020354"/>
    <w:p w:rsidR="00602098" w:rsidRPr="003F6C67" w:rsidRDefault="00602098" w:rsidP="00602098">
      <w:pPr>
        <w:shd w:val="clear" w:color="auto" w:fill="FFFFFF"/>
        <w:rPr>
          <w:color w:val="222222"/>
        </w:rPr>
      </w:pPr>
      <w:r w:rsidRPr="003F6C67">
        <w:rPr>
          <w:rFonts w:ascii="Calibri" w:hAnsi="Calibri"/>
          <w:color w:val="1F497D"/>
          <w:sz w:val="22"/>
          <w:szCs w:val="22"/>
        </w:rPr>
        <w:t> </w:t>
      </w:r>
    </w:p>
    <w:p w:rsidR="00602098" w:rsidRPr="00567FB4" w:rsidRDefault="00602098" w:rsidP="00602098">
      <w:pPr>
        <w:pStyle w:val="Heading1"/>
        <w:numPr>
          <w:ilvl w:val="0"/>
          <w:numId w:val="0"/>
        </w:numPr>
      </w:pPr>
      <w:bookmarkStart w:id="48" w:name="_Toc439869801"/>
      <w:r>
        <w:t>5.0 AWARE USER SETUP</w:t>
      </w:r>
      <w:bookmarkEnd w:id="48"/>
      <w:r w:rsidRPr="00567FB4">
        <w:t xml:space="preserve"> </w:t>
      </w:r>
    </w:p>
    <w:p w:rsidR="00156E6D" w:rsidRPr="00567FB4" w:rsidRDefault="00156E6D" w:rsidP="00602098">
      <w:pPr>
        <w:pStyle w:val="Heading1"/>
        <w:numPr>
          <w:ilvl w:val="0"/>
          <w:numId w:val="0"/>
        </w:numPr>
      </w:pPr>
      <w:bookmarkStart w:id="49" w:name="_Toc439869802"/>
      <w:r>
        <w:t>5.</w:t>
      </w:r>
      <w:r w:rsidR="00602098">
        <w:t>1</w:t>
      </w:r>
      <w:r>
        <w:t xml:space="preserve"> Enable and Set Up Users with AWARE Linkage</w:t>
      </w:r>
      <w:bookmarkEnd w:id="49"/>
      <w:r>
        <w:t xml:space="preserve"> </w:t>
      </w:r>
    </w:p>
    <w:p w:rsidR="00156E6D" w:rsidRPr="00156E6D" w:rsidRDefault="00156E6D" w:rsidP="00020354">
      <w:pPr>
        <w:rPr>
          <w:b/>
          <w:sz w:val="36"/>
          <w:szCs w:val="36"/>
        </w:rPr>
      </w:pPr>
    </w:p>
    <w:p w:rsidR="00976B56" w:rsidRDefault="00976B56" w:rsidP="00020354">
      <w:pPr>
        <w:pStyle w:val="BodyText"/>
        <w:ind w:left="432"/>
        <w:rPr>
          <w:b/>
        </w:rPr>
      </w:pPr>
      <w:r w:rsidRPr="00020354">
        <w:rPr>
          <w:b/>
        </w:rPr>
        <w:t xml:space="preserve">We recommend that a Clinical Application Coordinator (CAC) complete this step. It can also be done or </w:t>
      </w:r>
      <w:r w:rsidR="003B0942" w:rsidRPr="00020354">
        <w:rPr>
          <w:b/>
        </w:rPr>
        <w:t>assisted by</w:t>
      </w:r>
      <w:r w:rsidRPr="00020354">
        <w:rPr>
          <w:b/>
        </w:rPr>
        <w:t xml:space="preserve"> an OI&amp;T Specialist/Programmer.</w:t>
      </w:r>
    </w:p>
    <w:p w:rsidR="00817F6F" w:rsidRDefault="00817F6F" w:rsidP="00020354">
      <w:pPr>
        <w:pStyle w:val="BodyText"/>
        <w:ind w:left="432"/>
        <w:rPr>
          <w:b/>
        </w:rPr>
      </w:pPr>
      <w:r>
        <w:rPr>
          <w:b/>
        </w:rPr>
        <w:t xml:space="preserve">A set of primary testing users should be defined by the AWARE Coordinator for allowed AWARE user setup, and responsibility for verifying AWARE functionality </w:t>
      </w:r>
      <w:r w:rsidR="00766CC1">
        <w:rPr>
          <w:b/>
        </w:rPr>
        <w:t>in the Test account</w:t>
      </w:r>
      <w:r w:rsidR="00801F55">
        <w:rPr>
          <w:b/>
        </w:rPr>
        <w:t>.</w:t>
      </w:r>
      <w:r w:rsidR="00766CC1">
        <w:rPr>
          <w:b/>
        </w:rPr>
        <w:t xml:space="preserve"> </w:t>
      </w:r>
    </w:p>
    <w:p w:rsidR="00976B56" w:rsidRPr="00817F6F" w:rsidRDefault="00817F6F" w:rsidP="00020354">
      <w:pPr>
        <w:pStyle w:val="BodyText"/>
      </w:pPr>
      <w:r>
        <w:lastRenderedPageBreak/>
        <w:t xml:space="preserve">Specific User setup is needed including that </w:t>
      </w:r>
      <w:r w:rsidR="00976B56" w:rsidRPr="00817F6F">
        <w:t xml:space="preserve">for the Clinical Application Coordinators (CACS), a set of DUMMY, PROVIDER users as providers to use in exercising the Test account, and the actual Test Account users (real physician, nurses, patient safety officers, </w:t>
      </w:r>
      <w:r>
        <w:t xml:space="preserve">specific </w:t>
      </w:r>
      <w:r w:rsidR="00976B56" w:rsidRPr="00817F6F">
        <w:t xml:space="preserve">OI&amp;T staff as testers, </w:t>
      </w:r>
      <w:r>
        <w:t>etc.</w:t>
      </w:r>
      <w:r w:rsidR="00976B56" w:rsidRPr="00817F6F">
        <w:t xml:space="preserve">), </w:t>
      </w:r>
    </w:p>
    <w:p w:rsidR="00976B56" w:rsidRPr="005823AE" w:rsidRDefault="00976B56" w:rsidP="00976B56">
      <w:r w:rsidRPr="00817F6F">
        <w:t>Preferably the DUMMY, PROVIDERS should also b</w:t>
      </w:r>
      <w:r w:rsidRPr="005823AE">
        <w:t xml:space="preserve">elong to the same team (PCMN or OE/RR). </w:t>
      </w:r>
    </w:p>
    <w:p w:rsidR="00976B56" w:rsidRPr="00B358B7" w:rsidRDefault="00976B56" w:rsidP="00976B56">
      <w:pPr>
        <w:pStyle w:val="BodyText"/>
      </w:pPr>
      <w:r w:rsidRPr="00B358B7">
        <w:t>This includes the following users:</w:t>
      </w:r>
    </w:p>
    <w:p w:rsidR="00976B56" w:rsidRPr="00B358B7" w:rsidRDefault="00976B56" w:rsidP="00976B56">
      <w:pPr>
        <w:pStyle w:val="BodyText"/>
      </w:pPr>
      <w:r w:rsidRPr="00B358B7">
        <w:t xml:space="preserve"> DUMMY</w:t>
      </w:r>
      <w:r w:rsidR="003B0942" w:rsidRPr="00B358B7">
        <w:t>, PROVIDERA</w:t>
      </w:r>
    </w:p>
    <w:p w:rsidR="00976B56" w:rsidRPr="00E06832" w:rsidRDefault="00976B56" w:rsidP="00976B56">
      <w:pPr>
        <w:pStyle w:val="BodyText"/>
      </w:pPr>
      <w:r w:rsidRPr="00E06832">
        <w:t>DUMMY</w:t>
      </w:r>
      <w:r w:rsidR="003B0942" w:rsidRPr="00E06832">
        <w:t>, PROVIDERB</w:t>
      </w:r>
    </w:p>
    <w:p w:rsidR="00976B56" w:rsidRPr="00F95417" w:rsidRDefault="00976B56" w:rsidP="00976B56">
      <w:pPr>
        <w:pStyle w:val="BodyText"/>
      </w:pPr>
      <w:r w:rsidRPr="00357BAC">
        <w:t>DUMMY</w:t>
      </w:r>
      <w:r w:rsidR="003B0942" w:rsidRPr="00F95417">
        <w:t>, PROVIDERC</w:t>
      </w:r>
    </w:p>
    <w:p w:rsidR="00976B56" w:rsidRPr="00EB7E4E" w:rsidRDefault="00976B56" w:rsidP="00976B56">
      <w:pPr>
        <w:pStyle w:val="BodyText"/>
      </w:pPr>
      <w:r w:rsidRPr="00EB7E4E">
        <w:t>DUMMY</w:t>
      </w:r>
      <w:r w:rsidR="003B0942" w:rsidRPr="00EB7E4E">
        <w:t>, PROVIDERD</w:t>
      </w:r>
    </w:p>
    <w:p w:rsidR="00976B56" w:rsidRPr="00AE3CC6" w:rsidRDefault="00976B56" w:rsidP="00976B56">
      <w:pPr>
        <w:pStyle w:val="BodyText"/>
      </w:pPr>
      <w:r w:rsidRPr="00AE3CC6">
        <w:t>DUMMY</w:t>
      </w:r>
      <w:r w:rsidR="003B0942" w:rsidRPr="00AE3CC6">
        <w:t>, PROVIDERE</w:t>
      </w:r>
    </w:p>
    <w:p w:rsidR="00976B56" w:rsidRPr="00616425" w:rsidRDefault="00976B56" w:rsidP="00976B56">
      <w:pPr>
        <w:pStyle w:val="BodyText"/>
      </w:pPr>
      <w:r w:rsidRPr="00616425">
        <w:t>Any DUMMY</w:t>
      </w:r>
      <w:r w:rsidR="003B0942" w:rsidRPr="00616425">
        <w:t>, PATIENT</w:t>
      </w:r>
      <w:r w:rsidRPr="00616425">
        <w:t xml:space="preserve"> SAFETY OFFICER</w:t>
      </w:r>
    </w:p>
    <w:p w:rsidR="00976B56" w:rsidRPr="00357BAC" w:rsidRDefault="003B0942" w:rsidP="00020354">
      <w:pPr>
        <w:pStyle w:val="BodyText"/>
        <w:ind w:left="432"/>
      </w:pPr>
      <w:r>
        <w:t>T</w:t>
      </w:r>
      <w:r w:rsidRPr="00766CC1">
        <w:t xml:space="preserve">he actual Test users of AWARE in the Test account can belong to teams and some </w:t>
      </w:r>
      <w:r>
        <w:t xml:space="preserve">users can </w:t>
      </w:r>
      <w:r w:rsidRPr="00766CC1">
        <w:t xml:space="preserve">be on </w:t>
      </w:r>
      <w:r>
        <w:t xml:space="preserve">the </w:t>
      </w:r>
      <w:r w:rsidRPr="00766CC1">
        <w:t>same team(s) such as PCMN or OE/RR teams.</w:t>
      </w:r>
    </w:p>
    <w:p w:rsidR="009E4298" w:rsidRDefault="009E4298" w:rsidP="00A91361">
      <w:pPr>
        <w:pStyle w:val="BodyText"/>
      </w:pPr>
      <w:r w:rsidRPr="00567FB4">
        <w:t xml:space="preserve">Enable and set up users with AWARE linkage to Follow-up Alert Tracking. </w:t>
      </w:r>
      <w:r w:rsidR="003B0942" w:rsidRPr="00567FB4">
        <w:t xml:space="preserve">This </w:t>
      </w:r>
      <w:r w:rsidR="003B0942">
        <w:t>can be done</w:t>
      </w:r>
      <w:r w:rsidR="003B0942" w:rsidRPr="00567FB4">
        <w:t xml:space="preserve"> by any of the following</w:t>
      </w:r>
      <w:r w:rsidR="003B0942">
        <w:t xml:space="preserve"> basis</w:t>
      </w:r>
      <w:r w:rsidR="003B0942" w:rsidRPr="00567FB4">
        <w:t>: (</w:t>
      </w:r>
      <w:r w:rsidR="003B0942">
        <w:t xml:space="preserve">by </w:t>
      </w:r>
      <w:r w:rsidR="003B0942" w:rsidRPr="00567FB4">
        <w:t xml:space="preserve">User, Service, Division, </w:t>
      </w:r>
      <w:r w:rsidR="003B0942">
        <w:t xml:space="preserve">or </w:t>
      </w:r>
      <w:r w:rsidR="003B0942" w:rsidRPr="00567FB4">
        <w:t>System)</w:t>
      </w:r>
    </w:p>
    <w:p w:rsidR="00976B56" w:rsidRPr="00567FB4" w:rsidRDefault="00976B56" w:rsidP="00A91361">
      <w:pPr>
        <w:pStyle w:val="BodyText"/>
      </w:pPr>
    </w:p>
    <w:p w:rsidR="009E4298" w:rsidRPr="00567FB4" w:rsidRDefault="009E4298" w:rsidP="00541595">
      <w:pPr>
        <w:pStyle w:val="BodyText"/>
        <w:numPr>
          <w:ilvl w:val="0"/>
          <w:numId w:val="30"/>
        </w:numPr>
      </w:pPr>
      <w:r w:rsidRPr="00567FB4">
        <w:t>Enable new “Patient Chart Closeout” COM connection for users.</w:t>
      </w: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Assign user(s) to be enabled to use Follow-up Alert Tracking (FAT) with an enhanced CPRS “Patient Closeout Chart” COM connection as below:</w:t>
      </w:r>
    </w:p>
    <w:p w:rsidR="009E4298" w:rsidRPr="00567FB4" w:rsidRDefault="009E4298" w:rsidP="000F5911">
      <w:pPr>
        <w:autoSpaceDE w:val="0"/>
        <w:autoSpaceDN w:val="0"/>
        <w:adjustRightInd w:val="0"/>
        <w:ind w:left="720"/>
        <w:rPr>
          <w:rFonts w:ascii="r_ansi" w:hAnsi="r_ansi" w:cs="r_ansi"/>
          <w:sz w:val="20"/>
          <w:szCs w:val="20"/>
        </w:rPr>
      </w:pP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In VISTA,</w:t>
      </w:r>
    </w:p>
    <w:p w:rsidR="009E4298" w:rsidRPr="00567FB4" w:rsidRDefault="009E4298" w:rsidP="000F5911">
      <w:pPr>
        <w:autoSpaceDE w:val="0"/>
        <w:autoSpaceDN w:val="0"/>
        <w:adjustRightInd w:val="0"/>
        <w:ind w:left="720"/>
        <w:rPr>
          <w:rFonts w:ascii="r_ansi" w:hAnsi="r_ansi" w:cs="r_ansi"/>
          <w:sz w:val="20"/>
          <w:szCs w:val="20"/>
        </w:rPr>
      </w:pP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Select OPTION NAME: XPAR EDIT</w:t>
      </w: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1   XPAR EDIT BY TEMPLATE       Edit Parameter Values with Template</w:t>
      </w: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2   XPAR EDIT KEYWORD       Edit Parameter Definition Keyword</w:t>
      </w: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3   XPAR EDIT PARAMETER       Edit Parameter Values</w:t>
      </w: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CHOOSE 1-3: 3  XPAR EDIT PARAMETER     Edit Parameter Values</w:t>
      </w: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Edit Parameter Values</w:t>
      </w: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 Edit Parameter Values ---</w:t>
      </w:r>
    </w:p>
    <w:p w:rsidR="009E4298" w:rsidRPr="00567FB4" w:rsidRDefault="009E4298" w:rsidP="000F5911">
      <w:pPr>
        <w:autoSpaceDE w:val="0"/>
        <w:autoSpaceDN w:val="0"/>
        <w:adjustRightInd w:val="0"/>
        <w:ind w:left="720"/>
        <w:rPr>
          <w:rFonts w:ascii="r_ansi" w:hAnsi="r_ansi" w:cs="r_ansi"/>
          <w:sz w:val="20"/>
          <w:szCs w:val="20"/>
        </w:rPr>
      </w:pP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Select PARAMETER DEFINITION NAME: </w:t>
      </w:r>
      <w:r w:rsidRPr="00567FB4">
        <w:rPr>
          <w:rFonts w:ascii="r_ansi" w:hAnsi="r_ansi" w:cs="r_ansi"/>
          <w:b/>
          <w:sz w:val="20"/>
          <w:szCs w:val="20"/>
        </w:rPr>
        <w:t xml:space="preserve">VEFA </w:t>
      </w:r>
      <w:r>
        <w:rPr>
          <w:rFonts w:ascii="r_ansi" w:hAnsi="r_ansi" w:cs="r_ansi"/>
          <w:b/>
          <w:sz w:val="20"/>
          <w:szCs w:val="20"/>
        </w:rPr>
        <w:t xml:space="preserve">ORWCOM </w:t>
      </w:r>
      <w:r w:rsidRPr="00567FB4">
        <w:rPr>
          <w:rFonts w:ascii="r_ansi" w:hAnsi="r_ansi" w:cs="r_ansi"/>
          <w:b/>
          <w:sz w:val="20"/>
          <w:szCs w:val="20"/>
        </w:rPr>
        <w:t>PAT CHART CLOSEOUT</w:t>
      </w:r>
      <w:r w:rsidRPr="00567FB4">
        <w:rPr>
          <w:rFonts w:ascii="r_ansi" w:hAnsi="r_ansi" w:cs="r_ansi"/>
          <w:sz w:val="20"/>
          <w:szCs w:val="20"/>
        </w:rPr>
        <w:t xml:space="preserve">     COM Object on Patient Chart Closeout</w:t>
      </w:r>
    </w:p>
    <w:p w:rsidR="009E4298" w:rsidRPr="00567FB4" w:rsidRDefault="009E4298" w:rsidP="000F5911">
      <w:pPr>
        <w:autoSpaceDE w:val="0"/>
        <w:autoSpaceDN w:val="0"/>
        <w:adjustRightInd w:val="0"/>
        <w:ind w:left="720"/>
        <w:rPr>
          <w:rFonts w:ascii="r_ansi" w:hAnsi="r_ansi" w:cs="r_ansi"/>
          <w:sz w:val="20"/>
          <w:szCs w:val="20"/>
        </w:rPr>
      </w:pP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VEFA </w:t>
      </w:r>
      <w:r>
        <w:rPr>
          <w:rFonts w:ascii="r_ansi" w:hAnsi="r_ansi" w:cs="r_ansi"/>
          <w:sz w:val="20"/>
          <w:szCs w:val="20"/>
        </w:rPr>
        <w:t xml:space="preserve">ORWCOM </w:t>
      </w:r>
      <w:r w:rsidRPr="00567FB4">
        <w:rPr>
          <w:rFonts w:ascii="r_ansi" w:hAnsi="r_ansi" w:cs="r_ansi"/>
          <w:sz w:val="20"/>
          <w:szCs w:val="20"/>
        </w:rPr>
        <w:t>PAT CHART CLOSEOUT may be set for the following:</w:t>
      </w:r>
    </w:p>
    <w:p w:rsidR="009E4298" w:rsidRPr="00567FB4" w:rsidRDefault="009E4298" w:rsidP="000F5911">
      <w:pPr>
        <w:autoSpaceDE w:val="0"/>
        <w:autoSpaceDN w:val="0"/>
        <w:adjustRightInd w:val="0"/>
        <w:ind w:left="720"/>
        <w:rPr>
          <w:rFonts w:ascii="r_ansi" w:hAnsi="r_ansi" w:cs="r_ansi"/>
          <w:sz w:val="20"/>
          <w:szCs w:val="20"/>
        </w:rPr>
      </w:pP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1   User          USR    [choose from NEW PERSON]</w:t>
      </w: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3   Service       SRV    [choose from SERVICE/SECTION]</w:t>
      </w: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5   Division      DIV    [choose from INSTITUTION]</w:t>
      </w: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6   System        SYS    [INNOVATION.DOMAIN.GOV]</w:t>
      </w:r>
    </w:p>
    <w:p w:rsidR="009E4298" w:rsidRPr="00567FB4" w:rsidRDefault="009E4298" w:rsidP="000F5911">
      <w:pPr>
        <w:autoSpaceDE w:val="0"/>
        <w:autoSpaceDN w:val="0"/>
        <w:adjustRightInd w:val="0"/>
        <w:ind w:left="720"/>
        <w:rPr>
          <w:rFonts w:ascii="r_ansi" w:hAnsi="r_ansi" w:cs="r_ansi"/>
          <w:sz w:val="20"/>
          <w:szCs w:val="20"/>
        </w:rPr>
      </w:pP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Enter selection: 1  User   NEW PERSON</w:t>
      </w: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Select NEW PERSON NAME: PROVIDER,ONE              OP          </w:t>
      </w:r>
    </w:p>
    <w:p w:rsidR="009E4298" w:rsidRPr="00567FB4" w:rsidRDefault="009E4298" w:rsidP="000F5911">
      <w:pPr>
        <w:autoSpaceDE w:val="0"/>
        <w:autoSpaceDN w:val="0"/>
        <w:adjustRightInd w:val="0"/>
        <w:ind w:left="720"/>
        <w:rPr>
          <w:rFonts w:ascii="r_ansi" w:hAnsi="r_ansi" w:cs="r_ansi"/>
          <w:sz w:val="20"/>
          <w:szCs w:val="20"/>
        </w:rPr>
      </w:pP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Setting </w:t>
      </w:r>
      <w:r>
        <w:rPr>
          <w:rFonts w:ascii="r_ansi" w:hAnsi="r_ansi" w:cs="r_ansi"/>
          <w:sz w:val="20"/>
          <w:szCs w:val="20"/>
        </w:rPr>
        <w:t xml:space="preserve">VEFA </w:t>
      </w:r>
      <w:r w:rsidRPr="00567FB4">
        <w:rPr>
          <w:rFonts w:ascii="r_ansi" w:hAnsi="r_ansi" w:cs="r_ansi"/>
          <w:sz w:val="20"/>
          <w:szCs w:val="20"/>
        </w:rPr>
        <w:t xml:space="preserve">ORWCOM PAT CHART CLOSEOUT  for User: PROVIDER,ONE   COM Object: </w:t>
      </w:r>
      <w:r w:rsidRPr="00567FB4">
        <w:rPr>
          <w:rFonts w:ascii="r_ansi" w:hAnsi="r_ansi" w:cs="r_ansi"/>
          <w:b/>
          <w:sz w:val="20"/>
          <w:szCs w:val="20"/>
        </w:rPr>
        <w:t>write4comobject</w:t>
      </w:r>
      <w:r w:rsidRPr="00567FB4">
        <w:rPr>
          <w:rFonts w:ascii="r_ansi" w:hAnsi="r_ansi" w:cs="r_ansi"/>
          <w:sz w:val="20"/>
          <w:szCs w:val="20"/>
        </w:rPr>
        <w:t xml:space="preserve">//   </w:t>
      </w:r>
    </w:p>
    <w:p w:rsidR="009E4298" w:rsidRPr="00567FB4" w:rsidRDefault="009E4298" w:rsidP="000F5911">
      <w:pPr>
        <w:autoSpaceDE w:val="0"/>
        <w:autoSpaceDN w:val="0"/>
        <w:adjustRightInd w:val="0"/>
        <w:ind w:left="720"/>
        <w:rPr>
          <w:rFonts w:ascii="r_ansi" w:hAnsi="r_ansi" w:cs="r_ansi"/>
          <w:sz w:val="20"/>
          <w:szCs w:val="20"/>
        </w:rPr>
      </w:pP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VEFA </w:t>
      </w:r>
      <w:r>
        <w:rPr>
          <w:rFonts w:ascii="r_ansi" w:hAnsi="r_ansi" w:cs="r_ansi"/>
          <w:sz w:val="20"/>
          <w:szCs w:val="20"/>
        </w:rPr>
        <w:t xml:space="preserve">ORWCOM </w:t>
      </w:r>
      <w:r w:rsidRPr="00567FB4">
        <w:rPr>
          <w:rFonts w:ascii="r_ansi" w:hAnsi="r_ansi" w:cs="r_ansi"/>
          <w:sz w:val="20"/>
          <w:szCs w:val="20"/>
        </w:rPr>
        <w:t>PAT CHART CLOSEOUT may be set for the following:</w:t>
      </w:r>
    </w:p>
    <w:p w:rsidR="009E4298" w:rsidRPr="00567FB4" w:rsidRDefault="009E4298" w:rsidP="000F5911">
      <w:pPr>
        <w:autoSpaceDE w:val="0"/>
        <w:autoSpaceDN w:val="0"/>
        <w:adjustRightInd w:val="0"/>
        <w:ind w:left="720"/>
        <w:rPr>
          <w:rFonts w:ascii="r_ansi" w:hAnsi="r_ansi" w:cs="r_ansi"/>
          <w:sz w:val="20"/>
          <w:szCs w:val="20"/>
        </w:rPr>
      </w:pP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1   User          USR    [choose from NEW PERSON]</w:t>
      </w: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3   Service       SRV    [choose from SERVICE/SECTION]</w:t>
      </w: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5   Division      DIV    [choose from INSTITUTION]</w:t>
      </w: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6   System        SYS    [INNOVATION.DOMAIN.GOV]</w:t>
      </w:r>
    </w:p>
    <w:p w:rsidR="009E4298" w:rsidRPr="00567FB4" w:rsidRDefault="009E4298" w:rsidP="000F5911">
      <w:pPr>
        <w:autoSpaceDE w:val="0"/>
        <w:autoSpaceDN w:val="0"/>
        <w:adjustRightInd w:val="0"/>
        <w:ind w:left="720"/>
        <w:rPr>
          <w:rFonts w:ascii="r_ansi" w:hAnsi="r_ansi" w:cs="r_ansi"/>
          <w:sz w:val="20"/>
          <w:szCs w:val="20"/>
        </w:rPr>
      </w:pPr>
    </w:p>
    <w:p w:rsidR="009E4298" w:rsidRPr="00567FB4" w:rsidRDefault="009E4298" w:rsidP="000F5911">
      <w:pPr>
        <w:ind w:left="720"/>
        <w:rPr>
          <w:rFonts w:ascii="r_ansi" w:hAnsi="r_ansi" w:cs="r_ansi"/>
          <w:sz w:val="20"/>
          <w:szCs w:val="20"/>
        </w:rPr>
      </w:pPr>
      <w:r w:rsidRPr="00567FB4">
        <w:rPr>
          <w:rFonts w:ascii="r_ansi" w:hAnsi="r_ansi" w:cs="r_ansi"/>
          <w:sz w:val="20"/>
          <w:szCs w:val="20"/>
        </w:rPr>
        <w:t>Enter selection:</w:t>
      </w:r>
    </w:p>
    <w:p w:rsidR="009E4298" w:rsidRPr="00567FB4" w:rsidRDefault="009E4298" w:rsidP="00541595">
      <w:pPr>
        <w:pStyle w:val="BodyText"/>
        <w:numPr>
          <w:ilvl w:val="0"/>
          <w:numId w:val="30"/>
        </w:numPr>
      </w:pPr>
      <w:r w:rsidRPr="00567FB4">
        <w:t xml:space="preserve">Assign </w:t>
      </w:r>
      <w:r w:rsidR="00862CBF">
        <w:t>“</w:t>
      </w:r>
      <w:r w:rsidRPr="00862CBF">
        <w:rPr>
          <w:b/>
        </w:rPr>
        <w:t>VEFAALRE</w:t>
      </w:r>
      <w:r w:rsidR="00862CBF">
        <w:rPr>
          <w:b/>
        </w:rPr>
        <w:t>”</w:t>
      </w:r>
      <w:r w:rsidRPr="00567FB4">
        <w:t xml:space="preserve"> RPC context option to a user</w:t>
      </w:r>
      <w:r w:rsidR="00D45F60">
        <w:t xml:space="preserve"> to allow the AWARE DLL to run from CPRS</w:t>
      </w:r>
      <w:r w:rsidR="00D45F60" w:rsidRPr="00567FB4">
        <w:t>:</w:t>
      </w:r>
    </w:p>
    <w:p w:rsidR="009E4298" w:rsidRPr="00567FB4" w:rsidRDefault="009E4298" w:rsidP="009B440C">
      <w:pPr>
        <w:ind w:left="720"/>
        <w:rPr>
          <w:rFonts w:ascii="r_ansi" w:hAnsi="r_ansi" w:cs="r_ansi"/>
          <w:sz w:val="20"/>
          <w:szCs w:val="20"/>
        </w:rPr>
      </w:pPr>
      <w:r w:rsidRPr="00567FB4">
        <w:rPr>
          <w:rFonts w:ascii="r_ansi" w:hAnsi="r_ansi" w:cs="r_ansi"/>
          <w:sz w:val="20"/>
          <w:szCs w:val="20"/>
        </w:rPr>
        <w:t>In VISTA, assign the RPC context Option, VEFAALRE listed below as secondary menu option to appropriate user(s) of the system. Below are the RPCs of this context option:</w:t>
      </w:r>
    </w:p>
    <w:p w:rsidR="009E4298" w:rsidRPr="00567FB4" w:rsidRDefault="009E4298" w:rsidP="009B440C">
      <w:pPr>
        <w:autoSpaceDE w:val="0"/>
        <w:autoSpaceDN w:val="0"/>
        <w:adjustRightInd w:val="0"/>
        <w:ind w:left="720"/>
        <w:rPr>
          <w:rFonts w:ascii="r_ansi" w:hAnsi="r_ansi" w:cs="r_ansi"/>
          <w:sz w:val="20"/>
          <w:szCs w:val="20"/>
        </w:rPr>
      </w:pP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NAME: </w:t>
      </w:r>
      <w:r w:rsidRPr="00567FB4">
        <w:rPr>
          <w:rFonts w:ascii="r_ansi" w:hAnsi="r_ansi" w:cs="r_ansi"/>
          <w:b/>
          <w:sz w:val="20"/>
          <w:szCs w:val="20"/>
        </w:rPr>
        <w:t>VEFAALRE</w:t>
      </w:r>
      <w:r w:rsidRPr="00567FB4">
        <w:rPr>
          <w:rFonts w:ascii="r_ansi" w:hAnsi="r_ansi" w:cs="r_ansi"/>
          <w:sz w:val="20"/>
          <w:szCs w:val="20"/>
        </w:rPr>
        <w:t xml:space="preserve">                          MENU TEXT: VEFA ALRE CONTEXT</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TYPE: Broker (Client/Server)          CREATOR: PROVIDER,ONE or PROVIDER,EIGHT</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RPC: ORWORB FASTUSER</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RPC: VEFALKPORD</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RPC: VEFA CRIT ALERT TRACKED</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RPC: VEFAALERTCAT</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RPC: VEFA CRIT ALERT VALUES</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RPC: VEFA ALERT DOC ORDERS</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RPC: VEFA ALERT DOC FOLLOWUPS</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UPPERCASE MENU TEXT: VEFA ALRE CONTEXT</w:t>
      </w:r>
    </w:p>
    <w:p w:rsidR="009E4298" w:rsidRPr="00567FB4" w:rsidRDefault="009E4298" w:rsidP="009B440C">
      <w:pPr>
        <w:autoSpaceDE w:val="0"/>
        <w:autoSpaceDN w:val="0"/>
        <w:adjustRightInd w:val="0"/>
        <w:ind w:left="720"/>
        <w:rPr>
          <w:rFonts w:ascii="r_ansi" w:hAnsi="r_ansi" w:cs="r_ansi"/>
          <w:sz w:val="20"/>
          <w:szCs w:val="20"/>
        </w:rPr>
      </w:pPr>
    </w:p>
    <w:p w:rsidR="009E4298" w:rsidRPr="00567FB4" w:rsidRDefault="009E4298" w:rsidP="009B440C">
      <w:pPr>
        <w:autoSpaceDE w:val="0"/>
        <w:autoSpaceDN w:val="0"/>
        <w:adjustRightInd w:val="0"/>
        <w:ind w:left="720"/>
        <w:rPr>
          <w:rFonts w:ascii="r_ansi" w:hAnsi="r_ansi" w:cs="r_ansi"/>
          <w:sz w:val="20"/>
          <w:szCs w:val="20"/>
        </w:rPr>
      </w:pP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Enter or Edit File Entries</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Print File Entries</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Search File Entries</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Modify File Attributes</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Inquire to File Entries</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Utility Functions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Data Dictionary Utilities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Transfer Entries</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Other Options ...</w:t>
      </w:r>
    </w:p>
    <w:p w:rsidR="009E4298" w:rsidRPr="00567FB4" w:rsidRDefault="009E4298" w:rsidP="009B440C">
      <w:pPr>
        <w:autoSpaceDE w:val="0"/>
        <w:autoSpaceDN w:val="0"/>
        <w:adjustRightInd w:val="0"/>
        <w:ind w:left="720"/>
        <w:rPr>
          <w:rFonts w:ascii="r_ansi" w:hAnsi="r_ansi" w:cs="r_ansi"/>
          <w:sz w:val="20"/>
          <w:szCs w:val="20"/>
        </w:rPr>
      </w:pPr>
    </w:p>
    <w:p w:rsidR="009E4298" w:rsidRPr="00567FB4" w:rsidRDefault="009E4298" w:rsidP="009B440C">
      <w:pPr>
        <w:autoSpaceDE w:val="0"/>
        <w:autoSpaceDN w:val="0"/>
        <w:adjustRightInd w:val="0"/>
        <w:ind w:left="720"/>
        <w:rPr>
          <w:rFonts w:ascii="r_ansi" w:hAnsi="r_ansi" w:cs="r_ansi"/>
          <w:sz w:val="20"/>
          <w:szCs w:val="20"/>
        </w:rPr>
      </w:pP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You have PENDING ALERTS</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Enter  "VA to jump to VIEW ALERTS option</w:t>
      </w:r>
    </w:p>
    <w:p w:rsidR="009E4298" w:rsidRPr="00567FB4" w:rsidRDefault="009E4298" w:rsidP="009B440C">
      <w:pPr>
        <w:autoSpaceDE w:val="0"/>
        <w:autoSpaceDN w:val="0"/>
        <w:adjustRightInd w:val="0"/>
        <w:ind w:left="720"/>
        <w:rPr>
          <w:rFonts w:ascii="r_ansi" w:hAnsi="r_ansi" w:cs="r_ansi"/>
          <w:sz w:val="20"/>
          <w:szCs w:val="20"/>
        </w:rPr>
      </w:pP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Select VA </w:t>
      </w:r>
      <w:proofErr w:type="spellStart"/>
      <w:r w:rsidRPr="00567FB4">
        <w:rPr>
          <w:rFonts w:ascii="r_ansi" w:hAnsi="r_ansi" w:cs="r_ansi"/>
          <w:sz w:val="20"/>
          <w:szCs w:val="20"/>
        </w:rPr>
        <w:t>FileMan</w:t>
      </w:r>
      <w:proofErr w:type="spellEnd"/>
      <w:r w:rsidRPr="00567FB4">
        <w:rPr>
          <w:rFonts w:ascii="r_ansi" w:hAnsi="r_ansi" w:cs="r_ansi"/>
          <w:sz w:val="20"/>
          <w:szCs w:val="20"/>
        </w:rPr>
        <w:t xml:space="preserve"> &lt;TEST ACCOUNT&gt; Option: ^</w:t>
      </w:r>
    </w:p>
    <w:p w:rsidR="009E4298" w:rsidRPr="00567FB4" w:rsidRDefault="009E4298" w:rsidP="009B440C">
      <w:pPr>
        <w:autoSpaceDE w:val="0"/>
        <w:autoSpaceDN w:val="0"/>
        <w:adjustRightInd w:val="0"/>
        <w:ind w:left="720"/>
        <w:rPr>
          <w:rFonts w:ascii="r_ansi" w:hAnsi="r_ansi" w:cs="r_ansi"/>
          <w:sz w:val="20"/>
          <w:szCs w:val="20"/>
        </w:rPr>
      </w:pPr>
    </w:p>
    <w:p w:rsidR="009E4298" w:rsidRPr="00567FB4" w:rsidRDefault="009E4298" w:rsidP="009B440C">
      <w:pPr>
        <w:autoSpaceDE w:val="0"/>
        <w:autoSpaceDN w:val="0"/>
        <w:adjustRightInd w:val="0"/>
        <w:ind w:left="720"/>
        <w:rPr>
          <w:rFonts w:ascii="r_ansi" w:hAnsi="r_ansi" w:cs="r_ansi"/>
          <w:sz w:val="20"/>
          <w:szCs w:val="20"/>
        </w:rPr>
      </w:pP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Core Applications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Device Management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FM     VA </w:t>
      </w:r>
      <w:proofErr w:type="spellStart"/>
      <w:r w:rsidRPr="00567FB4">
        <w:rPr>
          <w:rFonts w:ascii="r_ansi" w:hAnsi="r_ansi" w:cs="r_ansi"/>
          <w:sz w:val="20"/>
          <w:szCs w:val="20"/>
        </w:rPr>
        <w:t>FileMan</w:t>
      </w:r>
      <w:proofErr w:type="spellEnd"/>
      <w:r w:rsidRPr="00567FB4">
        <w:rPr>
          <w:rFonts w:ascii="r_ansi" w:hAnsi="r_ansi" w:cs="r_ansi"/>
          <w:sz w:val="20"/>
          <w:szCs w:val="20"/>
        </w:rPr>
        <w:t xml:space="preserve">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Menu Management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Programmer Options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Operations Management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Spool Management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Information Security Officer Menu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w:t>
      </w:r>
      <w:proofErr w:type="spellStart"/>
      <w:r w:rsidRPr="00567FB4">
        <w:rPr>
          <w:rFonts w:ascii="r_ansi" w:hAnsi="r_ansi" w:cs="r_ansi"/>
          <w:sz w:val="20"/>
          <w:szCs w:val="20"/>
        </w:rPr>
        <w:t>Taskman</w:t>
      </w:r>
      <w:proofErr w:type="spellEnd"/>
      <w:r w:rsidRPr="00567FB4">
        <w:rPr>
          <w:rFonts w:ascii="r_ansi" w:hAnsi="r_ansi" w:cs="r_ansi"/>
          <w:sz w:val="20"/>
          <w:szCs w:val="20"/>
        </w:rPr>
        <w:t xml:space="preserve"> Management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HL7 Main Menu ...</w:t>
      </w:r>
    </w:p>
    <w:p w:rsidR="009E4298" w:rsidRPr="00567FB4" w:rsidRDefault="009E4298" w:rsidP="009B440C">
      <w:pPr>
        <w:autoSpaceDE w:val="0"/>
        <w:autoSpaceDN w:val="0"/>
        <w:adjustRightInd w:val="0"/>
        <w:ind w:left="720"/>
        <w:rPr>
          <w:rFonts w:ascii="r_ansi" w:hAnsi="r_ansi" w:cs="r_ansi"/>
          <w:b/>
          <w:sz w:val="20"/>
          <w:szCs w:val="20"/>
        </w:rPr>
      </w:pPr>
      <w:r w:rsidRPr="00567FB4">
        <w:rPr>
          <w:rFonts w:ascii="r_ansi" w:hAnsi="r_ansi" w:cs="r_ansi"/>
          <w:b/>
          <w:sz w:val="20"/>
          <w:szCs w:val="20"/>
        </w:rPr>
        <w:t xml:space="preserve">          User Management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Application Utilities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lastRenderedPageBreak/>
        <w:t xml:space="preserve">          Capacity Planning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Manage Mailman ...</w:t>
      </w:r>
    </w:p>
    <w:p w:rsidR="009E4298" w:rsidRPr="00567FB4" w:rsidRDefault="009E4298" w:rsidP="009B440C">
      <w:pPr>
        <w:autoSpaceDE w:val="0"/>
        <w:autoSpaceDN w:val="0"/>
        <w:adjustRightInd w:val="0"/>
        <w:ind w:left="720"/>
        <w:rPr>
          <w:rFonts w:ascii="r_ansi" w:hAnsi="r_ansi" w:cs="r_ansi"/>
          <w:sz w:val="20"/>
          <w:szCs w:val="20"/>
        </w:rPr>
      </w:pP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You have PENDING ALERTS</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Enter  "VA to jump to VIEW ALERTS option</w:t>
      </w:r>
    </w:p>
    <w:p w:rsidR="009E4298" w:rsidRPr="00567FB4" w:rsidRDefault="009E4298" w:rsidP="009B440C">
      <w:pPr>
        <w:autoSpaceDE w:val="0"/>
        <w:autoSpaceDN w:val="0"/>
        <w:adjustRightInd w:val="0"/>
        <w:ind w:left="720"/>
        <w:rPr>
          <w:rFonts w:ascii="r_ansi" w:hAnsi="r_ansi" w:cs="r_ansi"/>
          <w:sz w:val="20"/>
          <w:szCs w:val="20"/>
        </w:rPr>
      </w:pP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Select Systems Manager Menu &lt;TEST ACCOUNT&gt; Option: </w:t>
      </w:r>
      <w:r w:rsidRPr="00567FB4">
        <w:rPr>
          <w:rFonts w:ascii="r_ansi" w:hAnsi="r_ansi" w:cs="r_ansi"/>
          <w:b/>
          <w:sz w:val="20"/>
          <w:szCs w:val="20"/>
        </w:rPr>
        <w:t>USER Management</w:t>
      </w:r>
    </w:p>
    <w:p w:rsidR="009E4298" w:rsidRPr="00567FB4" w:rsidRDefault="009E4298" w:rsidP="009B440C">
      <w:pPr>
        <w:autoSpaceDE w:val="0"/>
        <w:autoSpaceDN w:val="0"/>
        <w:adjustRightInd w:val="0"/>
        <w:ind w:left="720"/>
        <w:rPr>
          <w:rFonts w:ascii="r_ansi" w:hAnsi="r_ansi" w:cs="r_ansi"/>
          <w:sz w:val="20"/>
          <w:szCs w:val="20"/>
        </w:rPr>
      </w:pP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Add a New User to the System</w:t>
      </w:r>
    </w:p>
    <w:p w:rsidR="009E4298" w:rsidRPr="00567FB4" w:rsidRDefault="009E4298" w:rsidP="009B440C">
      <w:pPr>
        <w:autoSpaceDE w:val="0"/>
        <w:autoSpaceDN w:val="0"/>
        <w:adjustRightInd w:val="0"/>
        <w:ind w:left="720"/>
        <w:rPr>
          <w:rFonts w:ascii="r_ansi" w:hAnsi="r_ansi" w:cs="r_ansi"/>
          <w:b/>
          <w:sz w:val="20"/>
          <w:szCs w:val="20"/>
        </w:rPr>
      </w:pPr>
      <w:r w:rsidRPr="00567FB4">
        <w:rPr>
          <w:rFonts w:ascii="r_ansi" w:hAnsi="r_ansi" w:cs="r_ansi"/>
          <w:b/>
          <w:sz w:val="20"/>
          <w:szCs w:val="20"/>
        </w:rPr>
        <w:t xml:space="preserve">          Edit an Existing User</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Deactivate a User</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Reactivate a User</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List users</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User Inquiry</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Switch Identities</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File Access Security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Electronic Signature Block Edit</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List Inactive Person Class Users</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Manage User File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OAA Trainee Registration Menu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Person Class Edit</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Reprint Access agreement letter</w:t>
      </w:r>
    </w:p>
    <w:p w:rsidR="009E4298" w:rsidRPr="00567FB4" w:rsidRDefault="009E4298" w:rsidP="009B440C">
      <w:pPr>
        <w:autoSpaceDE w:val="0"/>
        <w:autoSpaceDN w:val="0"/>
        <w:adjustRightInd w:val="0"/>
        <w:ind w:left="720"/>
        <w:rPr>
          <w:rFonts w:ascii="r_ansi" w:hAnsi="r_ansi" w:cs="r_ansi"/>
          <w:sz w:val="20"/>
          <w:szCs w:val="20"/>
        </w:rPr>
      </w:pP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You have PENDING ALERTS</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Enter  "VA to jump to VIEW ALERTS option</w:t>
      </w:r>
    </w:p>
    <w:p w:rsidR="009E4298" w:rsidRPr="00567FB4" w:rsidRDefault="009E4298" w:rsidP="009B440C">
      <w:pPr>
        <w:autoSpaceDE w:val="0"/>
        <w:autoSpaceDN w:val="0"/>
        <w:adjustRightInd w:val="0"/>
        <w:ind w:left="720"/>
        <w:rPr>
          <w:rFonts w:ascii="r_ansi" w:hAnsi="r_ansi" w:cs="r_ansi"/>
          <w:sz w:val="20"/>
          <w:szCs w:val="20"/>
        </w:rPr>
      </w:pPr>
    </w:p>
    <w:p w:rsidR="009E4298" w:rsidRPr="00567FB4" w:rsidRDefault="009E4298" w:rsidP="009B440C">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Select User Management &lt;TEST ACCOUNT&gt; Option: </w:t>
      </w:r>
      <w:r w:rsidRPr="00567FB4">
        <w:rPr>
          <w:rFonts w:ascii="r_ansi" w:hAnsi="r_ansi" w:cs="r_ansi"/>
          <w:b/>
          <w:sz w:val="20"/>
          <w:szCs w:val="20"/>
        </w:rPr>
        <w:t>EDIT an Existing User</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Select NEW PERSON NAME: PROVIDER,NINE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1   PROVIDER,NINE              TB     10BA1/ADP     Scholar Extraordinaire</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Press &lt;RETURN&gt; to see more, '^' to exit this list, OR</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CHOOSE 1-5: 1  PROVIDER,NINE            TB     10BA1/ADP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ire</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Edit an Existing User</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u w:val="single"/>
        </w:rPr>
        <w:t>NAME</w:t>
      </w:r>
      <w:r w:rsidRPr="00567FB4">
        <w:rPr>
          <w:rFonts w:ascii="r_ansi" w:hAnsi="r_ansi" w:cs="r_ansi"/>
          <w:sz w:val="20"/>
          <w:szCs w:val="20"/>
        </w:rPr>
        <w:t xml:space="preserve">: </w:t>
      </w:r>
      <w:r w:rsidRPr="00567FB4">
        <w:rPr>
          <w:rFonts w:ascii="r_ansi" w:hAnsi="r_ansi" w:cs="r_ansi"/>
          <w:b/>
          <w:bCs/>
          <w:sz w:val="20"/>
          <w:szCs w:val="20"/>
        </w:rPr>
        <w:t xml:space="preserve">PROVIDER,NINE                 </w:t>
      </w:r>
      <w:r w:rsidRPr="00567FB4">
        <w:rPr>
          <w:rFonts w:ascii="r_ansi" w:hAnsi="r_ansi" w:cs="r_ansi"/>
          <w:sz w:val="20"/>
          <w:szCs w:val="20"/>
        </w:rPr>
        <w:t xml:space="preserve">                              Page 1 of 5</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______________________________________________________________________________</w:t>
      </w:r>
    </w:p>
    <w:p w:rsidR="009E4298" w:rsidRPr="00567FB4" w:rsidRDefault="009E4298" w:rsidP="009B440C">
      <w:pPr>
        <w:autoSpaceDE w:val="0"/>
        <w:autoSpaceDN w:val="0"/>
        <w:adjustRightInd w:val="0"/>
        <w:ind w:left="720"/>
        <w:rPr>
          <w:rFonts w:ascii="r_ansi" w:hAnsi="r_ansi" w:cs="r_ansi"/>
          <w:b/>
          <w:bCs/>
          <w:sz w:val="20"/>
          <w:szCs w:val="20"/>
        </w:rPr>
      </w:pPr>
      <w:r w:rsidRPr="00567FB4">
        <w:rPr>
          <w:rFonts w:ascii="r_ansi" w:hAnsi="r_ansi" w:cs="r_ansi"/>
          <w:sz w:val="20"/>
          <w:szCs w:val="20"/>
        </w:rPr>
        <w:t xml:space="preserve">   </w:t>
      </w:r>
      <w:r w:rsidRPr="00567FB4">
        <w:rPr>
          <w:rFonts w:ascii="r_ansi" w:hAnsi="r_ansi" w:cs="r_ansi"/>
          <w:sz w:val="20"/>
          <w:szCs w:val="20"/>
          <w:u w:val="single"/>
        </w:rPr>
        <w:t>NAME...</w:t>
      </w:r>
      <w:r w:rsidRPr="00567FB4">
        <w:rPr>
          <w:rFonts w:ascii="r_ansi" w:hAnsi="r_ansi" w:cs="r_ansi"/>
          <w:sz w:val="20"/>
          <w:szCs w:val="20"/>
        </w:rPr>
        <w:t xml:space="preserve"> </w:t>
      </w:r>
      <w:r w:rsidRPr="00567FB4">
        <w:rPr>
          <w:rFonts w:ascii="r_ansi" w:hAnsi="r_ansi" w:cs="r_ansi"/>
          <w:b/>
          <w:bCs/>
          <w:sz w:val="20"/>
          <w:szCs w:val="20"/>
        </w:rPr>
        <w:t xml:space="preserve">PROVIDER,NINE                      </w:t>
      </w:r>
      <w:r w:rsidRPr="00567FB4">
        <w:rPr>
          <w:rFonts w:ascii="r_ansi" w:hAnsi="r_ansi" w:cs="r_ansi"/>
          <w:sz w:val="20"/>
          <w:szCs w:val="20"/>
        </w:rPr>
        <w:t xml:space="preserve">         INITIAL: </w:t>
      </w:r>
      <w:r w:rsidRPr="00567FB4">
        <w:rPr>
          <w:rFonts w:ascii="r_ansi" w:hAnsi="r_ansi" w:cs="r_ansi"/>
          <w:b/>
          <w:bCs/>
          <w:sz w:val="20"/>
          <w:szCs w:val="20"/>
        </w:rPr>
        <w:t xml:space="preserve">TB   </w:t>
      </w:r>
    </w:p>
    <w:p w:rsidR="009E4298" w:rsidRPr="00567FB4" w:rsidRDefault="009E4298" w:rsidP="009B440C">
      <w:pPr>
        <w:autoSpaceDE w:val="0"/>
        <w:autoSpaceDN w:val="0"/>
        <w:adjustRightInd w:val="0"/>
        <w:ind w:left="720"/>
        <w:rPr>
          <w:rFonts w:ascii="r_ansi" w:hAnsi="r_ansi" w:cs="r_ansi"/>
          <w:b/>
          <w:bCs/>
          <w:sz w:val="20"/>
          <w:szCs w:val="20"/>
        </w:rPr>
      </w:pPr>
      <w:r w:rsidRPr="00567FB4">
        <w:rPr>
          <w:rFonts w:ascii="r_ansi" w:hAnsi="r_ansi" w:cs="r_ansi"/>
          <w:sz w:val="20"/>
          <w:szCs w:val="20"/>
        </w:rPr>
        <w:t xml:space="preserve">    TITLE: </w:t>
      </w:r>
      <w:r w:rsidRPr="00567FB4">
        <w:rPr>
          <w:rFonts w:ascii="r_ansi" w:hAnsi="r_ansi" w:cs="r_ansi"/>
          <w:sz w:val="20"/>
          <w:szCs w:val="20"/>
        </w:rPr>
        <w:tab/>
      </w:r>
      <w:r w:rsidRPr="00567FB4">
        <w:rPr>
          <w:rFonts w:ascii="r_ansi" w:hAnsi="r_ansi" w:cs="r_ansi"/>
          <w:sz w:val="20"/>
          <w:szCs w:val="20"/>
        </w:rPr>
        <w:tab/>
      </w:r>
      <w:r w:rsidRPr="00567FB4">
        <w:rPr>
          <w:rFonts w:ascii="r_ansi" w:hAnsi="r_ansi" w:cs="r_ansi"/>
          <w:sz w:val="20"/>
          <w:szCs w:val="20"/>
        </w:rPr>
        <w:tab/>
      </w:r>
      <w:r w:rsidRPr="00567FB4">
        <w:rPr>
          <w:rFonts w:ascii="r_ansi" w:hAnsi="r_ansi" w:cs="r_ansi"/>
          <w:sz w:val="20"/>
          <w:szCs w:val="20"/>
        </w:rPr>
        <w:tab/>
      </w:r>
      <w:r w:rsidRPr="00567FB4">
        <w:rPr>
          <w:rFonts w:ascii="r_ansi" w:hAnsi="r_ansi" w:cs="r_ansi"/>
          <w:sz w:val="20"/>
          <w:szCs w:val="20"/>
        </w:rPr>
        <w:tab/>
      </w:r>
      <w:r w:rsidRPr="00567FB4">
        <w:rPr>
          <w:rFonts w:ascii="r_ansi" w:hAnsi="r_ansi" w:cs="r_ansi"/>
          <w:sz w:val="20"/>
          <w:szCs w:val="20"/>
        </w:rPr>
        <w:tab/>
        <w:t xml:space="preserve">NICK NAME: </w:t>
      </w:r>
      <w:r w:rsidRPr="00567FB4">
        <w:rPr>
          <w:rFonts w:ascii="r_ansi" w:hAnsi="r_ansi" w:cs="r_ansi"/>
          <w:b/>
          <w:bCs/>
          <w:sz w:val="20"/>
          <w:szCs w:val="20"/>
        </w:rPr>
        <w:t xml:space="preserve">BUDDIE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SSN: </w:t>
      </w:r>
      <w:r w:rsidRPr="00567FB4">
        <w:rPr>
          <w:rFonts w:ascii="r_ansi" w:hAnsi="r_ansi" w:cs="r_ansi"/>
          <w:b/>
          <w:bCs/>
          <w:sz w:val="20"/>
          <w:szCs w:val="20"/>
        </w:rPr>
        <w:t xml:space="preserve">         </w:t>
      </w:r>
      <w:r w:rsidRPr="00567FB4">
        <w:rPr>
          <w:rFonts w:ascii="r_ansi" w:hAnsi="r_ansi" w:cs="r_ansi"/>
          <w:sz w:val="20"/>
          <w:szCs w:val="20"/>
        </w:rPr>
        <w:t xml:space="preserve">                                       DOB:</w:t>
      </w:r>
    </w:p>
    <w:p w:rsidR="009E4298" w:rsidRPr="00567FB4" w:rsidRDefault="009E4298" w:rsidP="009B440C">
      <w:pPr>
        <w:autoSpaceDE w:val="0"/>
        <w:autoSpaceDN w:val="0"/>
        <w:adjustRightInd w:val="0"/>
        <w:ind w:left="720"/>
        <w:rPr>
          <w:rFonts w:ascii="r_ansi" w:hAnsi="r_ansi" w:cs="r_ansi"/>
          <w:b/>
          <w:bCs/>
          <w:sz w:val="20"/>
          <w:szCs w:val="20"/>
        </w:rPr>
      </w:pPr>
      <w:r w:rsidRPr="00567FB4">
        <w:rPr>
          <w:rFonts w:ascii="r_ansi" w:hAnsi="r_ansi" w:cs="r_ansi"/>
          <w:sz w:val="20"/>
          <w:szCs w:val="20"/>
        </w:rPr>
        <w:t xml:space="preserve">   DEGREE: </w:t>
      </w:r>
      <w:r w:rsidRPr="00567FB4">
        <w:rPr>
          <w:rFonts w:ascii="r_ansi" w:hAnsi="r_ansi" w:cs="r_ansi"/>
          <w:b/>
          <w:bCs/>
          <w:sz w:val="20"/>
          <w:szCs w:val="20"/>
        </w:rPr>
        <w:t xml:space="preserve">          </w:t>
      </w:r>
      <w:r w:rsidRPr="00567FB4">
        <w:rPr>
          <w:rFonts w:ascii="r_ansi" w:hAnsi="r_ansi" w:cs="r_ansi"/>
          <w:sz w:val="20"/>
          <w:szCs w:val="20"/>
        </w:rPr>
        <w:t xml:space="preserve">                                MAIL CODE: </w:t>
      </w:r>
      <w:r w:rsidRPr="00567FB4">
        <w:rPr>
          <w:rFonts w:ascii="r_ansi" w:hAnsi="r_ansi" w:cs="r_ansi"/>
          <w:b/>
          <w:bCs/>
          <w:sz w:val="20"/>
          <w:szCs w:val="20"/>
        </w:rPr>
        <w:t xml:space="preserve">10BA1/ADP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DISUSER: </w:t>
      </w:r>
      <w:r w:rsidRPr="00567FB4">
        <w:rPr>
          <w:rFonts w:ascii="r_ansi" w:hAnsi="r_ansi" w:cs="r_ansi"/>
          <w:b/>
          <w:bCs/>
          <w:sz w:val="20"/>
          <w:szCs w:val="20"/>
        </w:rPr>
        <w:t xml:space="preserve">   </w:t>
      </w:r>
      <w:r w:rsidRPr="00567FB4">
        <w:rPr>
          <w:rFonts w:ascii="r_ansi" w:hAnsi="r_ansi" w:cs="r_ansi"/>
          <w:sz w:val="20"/>
          <w:szCs w:val="20"/>
        </w:rPr>
        <w:t xml:space="preserve">                                 TERMINATION DATE:</w:t>
      </w:r>
    </w:p>
    <w:p w:rsidR="009E4298" w:rsidRPr="00567FB4" w:rsidRDefault="009E4298" w:rsidP="009B440C">
      <w:pPr>
        <w:autoSpaceDE w:val="0"/>
        <w:autoSpaceDN w:val="0"/>
        <w:adjustRightInd w:val="0"/>
        <w:ind w:left="720"/>
        <w:rPr>
          <w:rFonts w:ascii="r_ansi" w:hAnsi="r_ansi" w:cs="r_ansi"/>
          <w:b/>
          <w:bCs/>
          <w:sz w:val="20"/>
          <w:szCs w:val="20"/>
        </w:rPr>
      </w:pPr>
      <w:r w:rsidRPr="00567FB4">
        <w:rPr>
          <w:rFonts w:ascii="r_ansi" w:hAnsi="r_ansi" w:cs="r_ansi"/>
          <w:sz w:val="20"/>
          <w:szCs w:val="20"/>
        </w:rPr>
        <w:t xml:space="preserve">  Termination Reason: </w:t>
      </w:r>
      <w:r w:rsidRPr="00567FB4">
        <w:rPr>
          <w:rFonts w:ascii="r_ansi" w:hAnsi="r_ansi" w:cs="r_ansi"/>
          <w:b/>
          <w:bCs/>
          <w:sz w:val="20"/>
          <w:szCs w:val="20"/>
        </w:rPr>
        <w:t xml:space="preserve">                                             </w:t>
      </w:r>
    </w:p>
    <w:p w:rsidR="009E4298" w:rsidRPr="00567FB4" w:rsidRDefault="009E4298" w:rsidP="009B440C">
      <w:pPr>
        <w:autoSpaceDE w:val="0"/>
        <w:autoSpaceDN w:val="0"/>
        <w:adjustRightInd w:val="0"/>
        <w:ind w:left="720"/>
        <w:rPr>
          <w:rFonts w:ascii="r_ansi" w:hAnsi="r_ansi" w:cs="r_ansi"/>
          <w:b/>
          <w:bCs/>
          <w:sz w:val="20"/>
          <w:szCs w:val="20"/>
        </w:rPr>
      </w:pPr>
    </w:p>
    <w:p w:rsidR="009E4298" w:rsidRPr="00567FB4" w:rsidRDefault="009E4298" w:rsidP="009B440C">
      <w:pPr>
        <w:autoSpaceDE w:val="0"/>
        <w:autoSpaceDN w:val="0"/>
        <w:adjustRightInd w:val="0"/>
        <w:ind w:left="720"/>
        <w:rPr>
          <w:rFonts w:ascii="r_ansi" w:hAnsi="r_ansi" w:cs="r_ansi"/>
          <w:b/>
          <w:bCs/>
          <w:sz w:val="20"/>
          <w:szCs w:val="20"/>
        </w:rPr>
      </w:pPr>
      <w:r w:rsidRPr="00567FB4">
        <w:rPr>
          <w:rFonts w:ascii="r_ansi" w:hAnsi="r_ansi" w:cs="r_ansi"/>
          <w:sz w:val="20"/>
          <w:szCs w:val="20"/>
        </w:rPr>
        <w:t xml:space="preserve">           PRIMARY MENU OPTION: </w:t>
      </w:r>
      <w:r w:rsidRPr="00567FB4">
        <w:rPr>
          <w:rFonts w:ascii="r_ansi" w:hAnsi="r_ansi" w:cs="r_ansi"/>
          <w:b/>
          <w:bCs/>
          <w:sz w:val="20"/>
          <w:szCs w:val="20"/>
        </w:rPr>
        <w:t xml:space="preserve">ZZ TRAINING MENU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Select SECONDARY MENU OPTIONS: </w:t>
      </w:r>
      <w:r w:rsidRPr="00567FB4">
        <w:rPr>
          <w:rFonts w:ascii="r_ansi" w:hAnsi="r_ansi" w:cs="r_ansi"/>
          <w:b/>
          <w:sz w:val="20"/>
          <w:szCs w:val="20"/>
        </w:rPr>
        <w:t>VEFAALRE</w:t>
      </w:r>
      <w:r w:rsidRPr="00567FB4">
        <w:rPr>
          <w:rFonts w:ascii="r_ansi" w:hAnsi="r_ansi" w:cs="r_ansi"/>
          <w:sz w:val="20"/>
          <w:szCs w:val="20"/>
        </w:rPr>
        <w:t xml:space="preserve">  </w:t>
      </w:r>
      <w:r w:rsidRPr="00567FB4">
        <w:sym w:font="Wingdings" w:char="F0DF"/>
      </w:r>
      <w:r w:rsidRPr="00567FB4">
        <w:rPr>
          <w:rFonts w:ascii="r_ansi" w:hAnsi="r_ansi" w:cs="r_ansi"/>
          <w:sz w:val="20"/>
          <w:szCs w:val="20"/>
        </w:rPr>
        <w:t xml:space="preserve">---enter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Want to edit ACCESS CODE (Y/N):       FILE MANAGER ACCESS CODE:</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Want to edit VERIFY CODE (Y/N):</w:t>
      </w:r>
    </w:p>
    <w:p w:rsidR="009E4298" w:rsidRPr="00567FB4" w:rsidRDefault="009E4298" w:rsidP="009B440C">
      <w:pPr>
        <w:autoSpaceDE w:val="0"/>
        <w:autoSpaceDN w:val="0"/>
        <w:adjustRightInd w:val="0"/>
        <w:ind w:left="720"/>
        <w:rPr>
          <w:rFonts w:ascii="r_ansi" w:hAnsi="r_ansi" w:cs="r_ansi"/>
          <w:sz w:val="20"/>
          <w:szCs w:val="20"/>
        </w:rPr>
      </w:pPr>
    </w:p>
    <w:p w:rsidR="009E4298" w:rsidRPr="00567FB4" w:rsidRDefault="009E4298" w:rsidP="009B440C">
      <w:pPr>
        <w:autoSpaceDE w:val="0"/>
        <w:autoSpaceDN w:val="0"/>
        <w:adjustRightInd w:val="0"/>
        <w:ind w:left="720"/>
        <w:rPr>
          <w:rFonts w:ascii="r_ansi" w:hAnsi="r_ansi" w:cs="r_ansi"/>
          <w:b/>
          <w:bCs/>
          <w:sz w:val="20"/>
          <w:szCs w:val="20"/>
        </w:rPr>
      </w:pPr>
      <w:r w:rsidRPr="00567FB4">
        <w:rPr>
          <w:rFonts w:ascii="r_ansi" w:hAnsi="r_ansi" w:cs="r_ansi"/>
          <w:sz w:val="20"/>
          <w:szCs w:val="20"/>
        </w:rPr>
        <w:t xml:space="preserve">               Select DIVISION: </w:t>
      </w:r>
      <w:r w:rsidRPr="00567FB4">
        <w:rPr>
          <w:rFonts w:ascii="r_ansi" w:hAnsi="r_ansi" w:cs="r_ansi"/>
          <w:b/>
          <w:bCs/>
          <w:sz w:val="20"/>
          <w:szCs w:val="20"/>
        </w:rPr>
        <w:t xml:space="preserve">CAMP MASTER                   </w:t>
      </w:r>
    </w:p>
    <w:p w:rsidR="009E4298" w:rsidRPr="00567FB4" w:rsidRDefault="009E4298" w:rsidP="009B440C">
      <w:pPr>
        <w:autoSpaceDE w:val="0"/>
        <w:autoSpaceDN w:val="0"/>
        <w:adjustRightInd w:val="0"/>
        <w:ind w:left="720"/>
        <w:rPr>
          <w:rFonts w:ascii="r_ansi" w:hAnsi="r_ansi" w:cs="r_ansi"/>
          <w:b/>
          <w:bCs/>
          <w:sz w:val="20"/>
          <w:szCs w:val="20"/>
        </w:rPr>
      </w:pPr>
      <w:r w:rsidRPr="00567FB4">
        <w:rPr>
          <w:rFonts w:ascii="r_ansi" w:hAnsi="r_ansi" w:cs="r_ansi"/>
          <w:sz w:val="20"/>
          <w:szCs w:val="20"/>
        </w:rPr>
        <w:t xml:space="preserve">               </w:t>
      </w:r>
      <w:r w:rsidRPr="00567FB4">
        <w:rPr>
          <w:rFonts w:ascii="r_ansi" w:hAnsi="r_ansi" w:cs="r_ansi"/>
          <w:sz w:val="20"/>
          <w:szCs w:val="20"/>
          <w:u w:val="single"/>
        </w:rPr>
        <w:t>SERVICE/SECTION</w:t>
      </w:r>
      <w:r w:rsidRPr="00567FB4">
        <w:rPr>
          <w:rFonts w:ascii="r_ansi" w:hAnsi="r_ansi" w:cs="r_ansi"/>
          <w:sz w:val="20"/>
          <w:szCs w:val="20"/>
        </w:rPr>
        <w:t xml:space="preserve">: </w:t>
      </w:r>
      <w:r w:rsidRPr="00567FB4">
        <w:rPr>
          <w:rFonts w:ascii="r_ansi" w:hAnsi="r_ansi" w:cs="r_ansi"/>
          <w:b/>
          <w:bCs/>
          <w:sz w:val="20"/>
          <w:szCs w:val="20"/>
        </w:rPr>
        <w:t xml:space="preserve">MEDICINE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______________________________________________________________________________</w:t>
      </w:r>
    </w:p>
    <w:p w:rsidR="009E4298" w:rsidRPr="00567FB4" w:rsidRDefault="009E4298" w:rsidP="009B440C">
      <w:pPr>
        <w:pStyle w:val="BodyText"/>
        <w:ind w:left="720"/>
        <w:rPr>
          <w:rFonts w:ascii="r_ansi" w:hAnsi="r_ansi" w:cs="r_ansi"/>
          <w:sz w:val="20"/>
          <w:szCs w:val="20"/>
        </w:rPr>
      </w:pPr>
      <w:r w:rsidRPr="00567FB4">
        <w:rPr>
          <w:rFonts w:ascii="r_ansi" w:hAnsi="r_ansi" w:cs="r_ansi"/>
          <w:sz w:val="20"/>
          <w:szCs w:val="20"/>
        </w:rPr>
        <w:t xml:space="preserve">COMMAND:  </w:t>
      </w:r>
    </w:p>
    <w:p w:rsidR="009E4298" w:rsidRPr="00567FB4" w:rsidRDefault="009E4298" w:rsidP="009B440C">
      <w:pPr>
        <w:pStyle w:val="BodyText"/>
        <w:ind w:left="720"/>
        <w:rPr>
          <w:rFonts w:cs="r_ansi"/>
          <w:szCs w:val="20"/>
        </w:rPr>
      </w:pPr>
      <w:r w:rsidRPr="00567FB4">
        <w:rPr>
          <w:rFonts w:cs="r_ansi"/>
          <w:szCs w:val="20"/>
        </w:rPr>
        <w:lastRenderedPageBreak/>
        <w:t>Concerning the VEFAALRE context option assignment, the error message below appears when a user does not have the VEFAALRE context option when using the AWARE CPRS with workstation AWARE DLL, ORWCOM VEFA PAT CHART CLOSEOUT parameterization, and other AWARE configuration parameters.</w:t>
      </w:r>
    </w:p>
    <w:p w:rsidR="009E4298" w:rsidRPr="00567FB4" w:rsidRDefault="002D18BC" w:rsidP="00475AF0">
      <w:pPr>
        <w:pStyle w:val="BodyText"/>
        <w:keepNext/>
        <w:jc w:val="center"/>
      </w:pPr>
      <w:r>
        <w:rPr>
          <w:noProof/>
        </w:rPr>
        <w:drawing>
          <wp:inline distT="0" distB="0" distL="0" distR="0" wp14:anchorId="01F47549" wp14:editId="1A441A35">
            <wp:extent cx="3175000" cy="1028700"/>
            <wp:effectExtent l="0" t="0" r="6350" b="0"/>
            <wp:docPr id="17" name="Picture 38" descr="VEFAALRE Context Option Assignment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VEFAALRE Context Option Assignment Erro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75000" cy="1028700"/>
                    </a:xfrm>
                    <a:prstGeom prst="rect">
                      <a:avLst/>
                    </a:prstGeom>
                    <a:noFill/>
                    <a:ln>
                      <a:noFill/>
                    </a:ln>
                  </pic:spPr>
                </pic:pic>
              </a:graphicData>
            </a:graphic>
          </wp:inline>
        </w:drawing>
      </w:r>
    </w:p>
    <w:p w:rsidR="009E4298" w:rsidRPr="00567FB4" w:rsidRDefault="009E4298" w:rsidP="00475AF0">
      <w:pPr>
        <w:pStyle w:val="Caption"/>
      </w:pPr>
      <w:bookmarkStart w:id="50" w:name="_Toc396741867"/>
      <w:r w:rsidRPr="00567FB4">
        <w:t xml:space="preserve">Figure </w:t>
      </w:r>
      <w:fldSimple w:instr=" SEQ Figure \* ARABIC ">
        <w:r>
          <w:rPr>
            <w:noProof/>
          </w:rPr>
          <w:t>12</w:t>
        </w:r>
      </w:fldSimple>
      <w:r w:rsidRPr="00567FB4">
        <w:t xml:space="preserve"> – VEFAALRE Context Option Assignment Error</w:t>
      </w:r>
      <w:bookmarkEnd w:id="50"/>
    </w:p>
    <w:p w:rsidR="009E4298" w:rsidRPr="00567FB4" w:rsidRDefault="009E4298" w:rsidP="00541595">
      <w:pPr>
        <w:pStyle w:val="BodyText"/>
        <w:numPr>
          <w:ilvl w:val="0"/>
          <w:numId w:val="30"/>
        </w:numPr>
      </w:pPr>
      <w:r w:rsidRPr="00567FB4">
        <w:t>Allow user(s) to have linkage to a TIU Template for each AWARE Reminder Dialog as below:</w:t>
      </w:r>
    </w:p>
    <w:p w:rsidR="00681D19" w:rsidRPr="00567FB4" w:rsidRDefault="00681D19" w:rsidP="002C168F">
      <w:pPr>
        <w:pStyle w:val="BodyText"/>
        <w:ind w:left="360"/>
      </w:pPr>
      <w:r w:rsidRPr="00567FB4">
        <w:t>This can be provided by User, Service, Division, or System a</w:t>
      </w:r>
      <w:r w:rsidR="00D643A6">
        <w:t xml:space="preserve">ssignment. Each user(s) </w:t>
      </w:r>
      <w:r w:rsidRPr="00567FB4">
        <w:t xml:space="preserve">has to have this assigned for each associated </w:t>
      </w:r>
      <w:r>
        <w:t xml:space="preserve">AWARE Alert type’s </w:t>
      </w:r>
      <w:r w:rsidRPr="00567FB4">
        <w:t>alert’s Reminder Dialog.</w:t>
      </w:r>
    </w:p>
    <w:p w:rsidR="009E4298" w:rsidRPr="00567FB4" w:rsidRDefault="009E4298" w:rsidP="000B63FD">
      <w:pPr>
        <w:autoSpaceDE w:val="0"/>
        <w:autoSpaceDN w:val="0"/>
        <w:adjustRightInd w:val="0"/>
        <w:ind w:left="810"/>
        <w:rPr>
          <w:rFonts w:ascii="r_ansi" w:hAnsi="r_ansi" w:cs="r_ansi"/>
          <w:sz w:val="20"/>
          <w:szCs w:val="20"/>
        </w:rPr>
      </w:pPr>
      <w:r w:rsidRPr="00567FB4">
        <w:rPr>
          <w:rFonts w:ascii="r_ansi" w:hAnsi="r_ansi" w:cs="r_ansi"/>
          <w:sz w:val="20"/>
          <w:szCs w:val="20"/>
        </w:rPr>
        <w:t>AVEFA ABNORMAL CXR       reminder dialog   LOCAL</w:t>
      </w:r>
    </w:p>
    <w:p w:rsidR="009E4298" w:rsidRPr="00567FB4" w:rsidRDefault="009E4298" w:rsidP="000B63FD">
      <w:pPr>
        <w:autoSpaceDE w:val="0"/>
        <w:autoSpaceDN w:val="0"/>
        <w:adjustRightInd w:val="0"/>
        <w:ind w:left="810"/>
        <w:rPr>
          <w:rFonts w:ascii="r_ansi" w:hAnsi="r_ansi" w:cs="r_ansi"/>
          <w:sz w:val="20"/>
          <w:szCs w:val="20"/>
        </w:rPr>
      </w:pPr>
      <w:r w:rsidRPr="00567FB4">
        <w:rPr>
          <w:rFonts w:ascii="r_ansi" w:hAnsi="r_ansi" w:cs="r_ansi"/>
          <w:sz w:val="20"/>
          <w:szCs w:val="20"/>
        </w:rPr>
        <w:t>AVEFA FOBT-FIT       reminder dialog     LOCAL</w:t>
      </w:r>
    </w:p>
    <w:p w:rsidR="009E4298" w:rsidRPr="00567FB4" w:rsidRDefault="009E4298" w:rsidP="000B63FD">
      <w:pPr>
        <w:autoSpaceDE w:val="0"/>
        <w:autoSpaceDN w:val="0"/>
        <w:adjustRightInd w:val="0"/>
        <w:ind w:left="810"/>
        <w:rPr>
          <w:rFonts w:ascii="r_ansi" w:hAnsi="r_ansi" w:cs="r_ansi"/>
          <w:sz w:val="20"/>
          <w:szCs w:val="20"/>
        </w:rPr>
      </w:pPr>
      <w:r w:rsidRPr="00567FB4">
        <w:rPr>
          <w:rFonts w:ascii="r_ansi" w:hAnsi="r_ansi" w:cs="r_ansi"/>
          <w:sz w:val="20"/>
          <w:szCs w:val="20"/>
        </w:rPr>
        <w:t>AVEFA PSA       reminder dialog     LOCAL</w:t>
      </w:r>
    </w:p>
    <w:p w:rsidR="009E4298" w:rsidRPr="00567FB4" w:rsidRDefault="009E4298" w:rsidP="009351F6">
      <w:pPr>
        <w:autoSpaceDE w:val="0"/>
        <w:autoSpaceDN w:val="0"/>
        <w:adjustRightInd w:val="0"/>
        <w:rPr>
          <w:rFonts w:ascii="r_ansi" w:hAnsi="r_ansi" w:cs="r_ansi"/>
          <w:sz w:val="20"/>
          <w:szCs w:val="20"/>
        </w:rPr>
      </w:pPr>
      <w:r w:rsidRPr="00567FB4">
        <w:rPr>
          <w:rFonts w:ascii="r_ansi" w:hAnsi="r_ansi" w:cs="r_ansi"/>
          <w:sz w:val="20"/>
          <w:szCs w:val="20"/>
        </w:rPr>
        <w:t xml:space="preserve">       AVEFA ABNORMAL MAMMOGRAM reminder dialog LOCAL</w:t>
      </w:r>
    </w:p>
    <w:p w:rsidR="009E4298" w:rsidRPr="00567FB4" w:rsidRDefault="009E4298" w:rsidP="000B63FD">
      <w:pPr>
        <w:autoSpaceDE w:val="0"/>
        <w:autoSpaceDN w:val="0"/>
        <w:adjustRightInd w:val="0"/>
        <w:ind w:left="810"/>
        <w:rPr>
          <w:rFonts w:ascii="r_ansi" w:hAnsi="r_ansi" w:cs="r_ansi"/>
          <w:sz w:val="20"/>
          <w:szCs w:val="20"/>
        </w:rPr>
      </w:pPr>
    </w:p>
    <w:p w:rsidR="009E4298" w:rsidRPr="00567FB4" w:rsidRDefault="009E4298" w:rsidP="000B63FD">
      <w:pPr>
        <w:autoSpaceDE w:val="0"/>
        <w:autoSpaceDN w:val="0"/>
        <w:adjustRightInd w:val="0"/>
        <w:ind w:left="810" w:firstLine="720"/>
        <w:rPr>
          <w:rFonts w:ascii="r_ansi" w:hAnsi="r_ansi" w:cs="r_ansi"/>
          <w:sz w:val="20"/>
          <w:szCs w:val="20"/>
        </w:rPr>
      </w:pPr>
      <w:r w:rsidRPr="00567FB4">
        <w:rPr>
          <w:rFonts w:ascii="r_ansi" w:hAnsi="r_ansi" w:cs="r_ansi"/>
          <w:sz w:val="20"/>
          <w:szCs w:val="20"/>
        </w:rPr>
        <w:t>Select OPTION NAME: XPAR EDIT</w:t>
      </w:r>
    </w:p>
    <w:p w:rsidR="009E4298" w:rsidRPr="00567FB4" w:rsidRDefault="009E4298" w:rsidP="000B63FD">
      <w:pPr>
        <w:autoSpaceDE w:val="0"/>
        <w:autoSpaceDN w:val="0"/>
        <w:adjustRightInd w:val="0"/>
        <w:ind w:left="1530"/>
        <w:rPr>
          <w:rFonts w:ascii="r_ansi" w:hAnsi="r_ansi" w:cs="r_ansi"/>
          <w:sz w:val="20"/>
          <w:szCs w:val="20"/>
        </w:rPr>
      </w:pPr>
      <w:r w:rsidRPr="00567FB4">
        <w:rPr>
          <w:rFonts w:ascii="r_ansi" w:hAnsi="r_ansi" w:cs="r_ansi"/>
          <w:sz w:val="20"/>
          <w:szCs w:val="20"/>
        </w:rPr>
        <w:t>1   XPAR EDIT BY TEMPLATE       Edit Parameter Values with Template</w:t>
      </w:r>
    </w:p>
    <w:p w:rsidR="009E4298" w:rsidRPr="00567FB4" w:rsidRDefault="009E4298" w:rsidP="000B63FD">
      <w:pPr>
        <w:autoSpaceDE w:val="0"/>
        <w:autoSpaceDN w:val="0"/>
        <w:adjustRightInd w:val="0"/>
        <w:ind w:left="720" w:firstLine="720"/>
        <w:rPr>
          <w:rFonts w:ascii="r_ansi" w:hAnsi="r_ansi" w:cs="r_ansi"/>
          <w:sz w:val="20"/>
          <w:szCs w:val="20"/>
        </w:rPr>
      </w:pPr>
      <w:r w:rsidRPr="00567FB4">
        <w:rPr>
          <w:rFonts w:ascii="r_ansi" w:hAnsi="r_ansi" w:cs="r_ansi"/>
          <w:sz w:val="20"/>
          <w:szCs w:val="20"/>
        </w:rPr>
        <w:t xml:space="preserve"> 2   XPAR EDIT KEYWORD       Edit Parameter Definition Keyword</w:t>
      </w:r>
    </w:p>
    <w:p w:rsidR="009E4298" w:rsidRPr="00567FB4" w:rsidRDefault="009E4298" w:rsidP="000B63FD">
      <w:pPr>
        <w:autoSpaceDE w:val="0"/>
        <w:autoSpaceDN w:val="0"/>
        <w:adjustRightInd w:val="0"/>
        <w:ind w:left="1530"/>
        <w:rPr>
          <w:rFonts w:ascii="r_ansi" w:hAnsi="r_ansi" w:cs="r_ansi"/>
          <w:sz w:val="20"/>
          <w:szCs w:val="20"/>
        </w:rPr>
      </w:pPr>
      <w:r w:rsidRPr="00567FB4">
        <w:rPr>
          <w:rFonts w:ascii="r_ansi" w:hAnsi="r_ansi" w:cs="r_ansi"/>
          <w:sz w:val="20"/>
          <w:szCs w:val="20"/>
        </w:rPr>
        <w:t>3   XPAR EDIT PARAMETER       Edit Parameter Values</w:t>
      </w:r>
    </w:p>
    <w:p w:rsidR="009E4298" w:rsidRPr="00567FB4" w:rsidRDefault="009E4298" w:rsidP="000B63FD">
      <w:pPr>
        <w:autoSpaceDE w:val="0"/>
        <w:autoSpaceDN w:val="0"/>
        <w:adjustRightInd w:val="0"/>
        <w:ind w:left="810" w:firstLine="720"/>
        <w:rPr>
          <w:rFonts w:ascii="r_ansi" w:hAnsi="r_ansi" w:cs="r_ansi"/>
          <w:sz w:val="20"/>
          <w:szCs w:val="20"/>
        </w:rPr>
      </w:pPr>
      <w:r w:rsidRPr="00567FB4">
        <w:rPr>
          <w:rFonts w:ascii="r_ansi" w:hAnsi="r_ansi" w:cs="r_ansi"/>
          <w:sz w:val="20"/>
          <w:szCs w:val="20"/>
        </w:rPr>
        <w:t xml:space="preserve">CHOOSE 1-3: 3  XPAR EDIT PARAMETER     Edit Parameter </w:t>
      </w:r>
    </w:p>
    <w:p w:rsidR="009E4298" w:rsidRPr="00567FB4" w:rsidRDefault="009E4298" w:rsidP="000B63FD">
      <w:pPr>
        <w:autoSpaceDE w:val="0"/>
        <w:autoSpaceDN w:val="0"/>
        <w:adjustRightInd w:val="0"/>
        <w:ind w:left="810" w:firstLine="720"/>
        <w:rPr>
          <w:rFonts w:ascii="r_ansi" w:hAnsi="r_ansi" w:cs="r_ansi"/>
          <w:sz w:val="20"/>
          <w:szCs w:val="20"/>
        </w:rPr>
      </w:pPr>
      <w:r w:rsidRPr="00567FB4">
        <w:rPr>
          <w:rFonts w:ascii="r_ansi" w:hAnsi="r_ansi" w:cs="r_ansi"/>
          <w:sz w:val="20"/>
          <w:szCs w:val="20"/>
        </w:rPr>
        <w:t>Values</w:t>
      </w:r>
    </w:p>
    <w:p w:rsidR="009E4298" w:rsidRPr="00567FB4" w:rsidRDefault="009E4298" w:rsidP="000B63FD">
      <w:pPr>
        <w:autoSpaceDE w:val="0"/>
        <w:autoSpaceDN w:val="0"/>
        <w:adjustRightInd w:val="0"/>
        <w:ind w:left="810" w:firstLine="720"/>
        <w:rPr>
          <w:rFonts w:ascii="r_ansi" w:hAnsi="r_ansi" w:cs="r_ansi"/>
          <w:sz w:val="20"/>
          <w:szCs w:val="20"/>
        </w:rPr>
      </w:pPr>
      <w:r w:rsidRPr="00567FB4">
        <w:rPr>
          <w:rFonts w:ascii="r_ansi" w:hAnsi="r_ansi" w:cs="r_ansi"/>
          <w:sz w:val="20"/>
          <w:szCs w:val="20"/>
        </w:rPr>
        <w:t>Edit Parameter Values</w:t>
      </w:r>
    </w:p>
    <w:p w:rsidR="009E4298" w:rsidRPr="00567FB4" w:rsidRDefault="009E4298" w:rsidP="000B63FD">
      <w:pPr>
        <w:autoSpaceDE w:val="0"/>
        <w:autoSpaceDN w:val="0"/>
        <w:adjustRightInd w:val="0"/>
        <w:ind w:left="810"/>
        <w:rPr>
          <w:rFonts w:ascii="r_ansi" w:hAnsi="r_ansi" w:cs="r_ansi"/>
          <w:sz w:val="20"/>
          <w:szCs w:val="20"/>
        </w:rPr>
      </w:pPr>
      <w:r w:rsidRPr="00567FB4">
        <w:rPr>
          <w:rFonts w:ascii="r_ansi" w:hAnsi="r_ansi" w:cs="r_ansi"/>
          <w:sz w:val="20"/>
          <w:szCs w:val="20"/>
        </w:rPr>
        <w:t xml:space="preserve">                         --- Edit Parameter Values ---</w:t>
      </w:r>
    </w:p>
    <w:p w:rsidR="009E4298" w:rsidRPr="00567FB4" w:rsidRDefault="009E4298" w:rsidP="000B63FD">
      <w:pPr>
        <w:autoSpaceDE w:val="0"/>
        <w:autoSpaceDN w:val="0"/>
        <w:adjustRightInd w:val="0"/>
        <w:ind w:left="810"/>
        <w:rPr>
          <w:rFonts w:ascii="r_ansi" w:hAnsi="r_ansi" w:cs="r_ansi"/>
          <w:sz w:val="20"/>
          <w:szCs w:val="20"/>
        </w:rPr>
      </w:pPr>
    </w:p>
    <w:p w:rsidR="009E4298" w:rsidRPr="00567FB4" w:rsidRDefault="009E4298" w:rsidP="000B63FD">
      <w:pPr>
        <w:autoSpaceDE w:val="0"/>
        <w:autoSpaceDN w:val="0"/>
        <w:adjustRightInd w:val="0"/>
        <w:ind w:left="810"/>
        <w:rPr>
          <w:rFonts w:ascii="r_ansi" w:hAnsi="r_ansi" w:cs="r_ansi"/>
          <w:sz w:val="20"/>
          <w:szCs w:val="20"/>
        </w:rPr>
      </w:pPr>
      <w:r w:rsidRPr="00567FB4">
        <w:rPr>
          <w:rFonts w:ascii="r_ansi" w:hAnsi="r_ansi" w:cs="r_ansi"/>
          <w:sz w:val="20"/>
          <w:szCs w:val="20"/>
        </w:rPr>
        <w:t xml:space="preserve">Select PARAMETER DEFINITION NAME: </w:t>
      </w:r>
      <w:r w:rsidRPr="00567FB4">
        <w:rPr>
          <w:rFonts w:ascii="r_ansi" w:hAnsi="r_ansi" w:cs="r_ansi"/>
          <w:b/>
          <w:sz w:val="20"/>
          <w:szCs w:val="20"/>
        </w:rPr>
        <w:t>TIU TEMPLATE REMINDER DIALOGS</w:t>
      </w:r>
      <w:r w:rsidRPr="00567FB4">
        <w:rPr>
          <w:rFonts w:ascii="r_ansi" w:hAnsi="r_ansi" w:cs="r_ansi"/>
          <w:sz w:val="20"/>
          <w:szCs w:val="20"/>
        </w:rPr>
        <w:t xml:space="preserve">     Reminder Dialogs allows as Templates</w:t>
      </w:r>
    </w:p>
    <w:p w:rsidR="009E4298" w:rsidRPr="00567FB4" w:rsidRDefault="009E4298" w:rsidP="000B63FD">
      <w:pPr>
        <w:autoSpaceDE w:val="0"/>
        <w:autoSpaceDN w:val="0"/>
        <w:adjustRightInd w:val="0"/>
        <w:ind w:left="810"/>
        <w:rPr>
          <w:rFonts w:ascii="r_ansi" w:hAnsi="r_ansi" w:cs="r_ansi"/>
          <w:sz w:val="20"/>
          <w:szCs w:val="20"/>
        </w:rPr>
      </w:pPr>
    </w:p>
    <w:p w:rsidR="009E4298" w:rsidRPr="00567FB4" w:rsidRDefault="009E4298" w:rsidP="000B63FD">
      <w:pPr>
        <w:autoSpaceDE w:val="0"/>
        <w:autoSpaceDN w:val="0"/>
        <w:adjustRightInd w:val="0"/>
        <w:ind w:left="810" w:firstLine="720"/>
        <w:rPr>
          <w:rFonts w:ascii="r_ansi" w:hAnsi="r_ansi" w:cs="r_ansi"/>
          <w:sz w:val="20"/>
          <w:szCs w:val="20"/>
        </w:rPr>
      </w:pPr>
      <w:r w:rsidRPr="00567FB4">
        <w:rPr>
          <w:rFonts w:ascii="r_ansi" w:hAnsi="r_ansi" w:cs="r_ansi"/>
          <w:sz w:val="20"/>
          <w:szCs w:val="20"/>
        </w:rPr>
        <w:t>TIU TEMPLATE REMINDER DIALOGS may be set for the following:</w:t>
      </w:r>
    </w:p>
    <w:p w:rsidR="009E4298" w:rsidRPr="00567FB4" w:rsidRDefault="009E4298" w:rsidP="000B63FD">
      <w:pPr>
        <w:autoSpaceDE w:val="0"/>
        <w:autoSpaceDN w:val="0"/>
        <w:adjustRightInd w:val="0"/>
        <w:ind w:left="810"/>
        <w:rPr>
          <w:rFonts w:ascii="r_ansi" w:hAnsi="r_ansi" w:cs="r_ansi"/>
          <w:sz w:val="20"/>
          <w:szCs w:val="20"/>
        </w:rPr>
      </w:pPr>
    </w:p>
    <w:p w:rsidR="009E4298" w:rsidRPr="00567FB4" w:rsidRDefault="009E4298" w:rsidP="000B63FD">
      <w:pPr>
        <w:autoSpaceDE w:val="0"/>
        <w:autoSpaceDN w:val="0"/>
        <w:adjustRightInd w:val="0"/>
        <w:ind w:left="810"/>
        <w:rPr>
          <w:rFonts w:ascii="r_ansi" w:hAnsi="r_ansi" w:cs="r_ansi"/>
          <w:sz w:val="20"/>
          <w:szCs w:val="20"/>
        </w:rPr>
      </w:pPr>
      <w:r w:rsidRPr="00567FB4">
        <w:rPr>
          <w:rFonts w:ascii="r_ansi" w:hAnsi="r_ansi" w:cs="r_ansi"/>
          <w:sz w:val="20"/>
          <w:szCs w:val="20"/>
        </w:rPr>
        <w:t xml:space="preserve">     </w:t>
      </w:r>
      <w:r w:rsidRPr="00567FB4">
        <w:rPr>
          <w:rFonts w:ascii="r_ansi" w:hAnsi="r_ansi" w:cs="r_ansi"/>
          <w:sz w:val="20"/>
          <w:szCs w:val="20"/>
        </w:rPr>
        <w:tab/>
      </w:r>
      <w:r w:rsidRPr="00567FB4">
        <w:rPr>
          <w:rFonts w:ascii="r_ansi" w:hAnsi="r_ansi" w:cs="r_ansi"/>
          <w:sz w:val="20"/>
          <w:szCs w:val="20"/>
        </w:rPr>
        <w:tab/>
      </w:r>
      <w:r w:rsidRPr="00567FB4">
        <w:rPr>
          <w:rFonts w:ascii="r_ansi" w:hAnsi="r_ansi" w:cs="r_ansi"/>
          <w:sz w:val="20"/>
          <w:szCs w:val="20"/>
        </w:rPr>
        <w:tab/>
        <w:t>1   User          USR    [choose from NEW PERSON]</w:t>
      </w:r>
    </w:p>
    <w:p w:rsidR="009E4298" w:rsidRPr="00567FB4" w:rsidRDefault="009E4298" w:rsidP="000B63FD">
      <w:pPr>
        <w:autoSpaceDE w:val="0"/>
        <w:autoSpaceDN w:val="0"/>
        <w:adjustRightInd w:val="0"/>
        <w:ind w:left="810"/>
        <w:rPr>
          <w:rFonts w:ascii="r_ansi" w:hAnsi="r_ansi" w:cs="r_ansi"/>
          <w:sz w:val="20"/>
          <w:szCs w:val="20"/>
        </w:rPr>
      </w:pPr>
      <w:r w:rsidRPr="00567FB4">
        <w:rPr>
          <w:rFonts w:ascii="r_ansi" w:hAnsi="r_ansi" w:cs="r_ansi"/>
          <w:sz w:val="20"/>
          <w:szCs w:val="20"/>
        </w:rPr>
        <w:t xml:space="preserve">     </w:t>
      </w:r>
      <w:r w:rsidRPr="00567FB4">
        <w:rPr>
          <w:rFonts w:ascii="r_ansi" w:hAnsi="r_ansi" w:cs="r_ansi"/>
          <w:sz w:val="20"/>
          <w:szCs w:val="20"/>
        </w:rPr>
        <w:tab/>
      </w:r>
      <w:r w:rsidRPr="00567FB4">
        <w:rPr>
          <w:rFonts w:ascii="r_ansi" w:hAnsi="r_ansi" w:cs="r_ansi"/>
          <w:sz w:val="20"/>
          <w:szCs w:val="20"/>
        </w:rPr>
        <w:tab/>
      </w:r>
      <w:r w:rsidRPr="00567FB4">
        <w:rPr>
          <w:rFonts w:ascii="r_ansi" w:hAnsi="r_ansi" w:cs="r_ansi"/>
          <w:sz w:val="20"/>
          <w:szCs w:val="20"/>
        </w:rPr>
        <w:tab/>
        <w:t>3   Service       SRV  [choose from SERVICE/SECTION]</w:t>
      </w:r>
    </w:p>
    <w:p w:rsidR="009E4298" w:rsidRPr="00567FB4" w:rsidRDefault="009E4298" w:rsidP="000B63FD">
      <w:pPr>
        <w:autoSpaceDE w:val="0"/>
        <w:autoSpaceDN w:val="0"/>
        <w:adjustRightInd w:val="0"/>
        <w:ind w:left="810"/>
        <w:rPr>
          <w:rFonts w:ascii="r_ansi" w:hAnsi="r_ansi" w:cs="r_ansi"/>
          <w:sz w:val="20"/>
          <w:szCs w:val="20"/>
        </w:rPr>
      </w:pPr>
      <w:r w:rsidRPr="00567FB4">
        <w:rPr>
          <w:rFonts w:ascii="r_ansi" w:hAnsi="r_ansi" w:cs="r_ansi"/>
          <w:sz w:val="20"/>
          <w:szCs w:val="20"/>
        </w:rPr>
        <w:t xml:space="preserve">     </w:t>
      </w:r>
      <w:r w:rsidRPr="00567FB4">
        <w:rPr>
          <w:rFonts w:ascii="r_ansi" w:hAnsi="r_ansi" w:cs="r_ansi"/>
          <w:sz w:val="20"/>
          <w:szCs w:val="20"/>
        </w:rPr>
        <w:tab/>
      </w:r>
      <w:r w:rsidRPr="00567FB4">
        <w:rPr>
          <w:rFonts w:ascii="r_ansi" w:hAnsi="r_ansi" w:cs="r_ansi"/>
          <w:sz w:val="20"/>
          <w:szCs w:val="20"/>
        </w:rPr>
        <w:tab/>
      </w:r>
      <w:r w:rsidRPr="00567FB4">
        <w:rPr>
          <w:rFonts w:ascii="r_ansi" w:hAnsi="r_ansi" w:cs="r_ansi"/>
          <w:sz w:val="20"/>
          <w:szCs w:val="20"/>
        </w:rPr>
        <w:tab/>
        <w:t>4   Division      DIV    [choose from INSTITUTION]</w:t>
      </w:r>
    </w:p>
    <w:p w:rsidR="009E4298" w:rsidRPr="00567FB4" w:rsidRDefault="009E4298" w:rsidP="000B63FD">
      <w:pPr>
        <w:autoSpaceDE w:val="0"/>
        <w:autoSpaceDN w:val="0"/>
        <w:adjustRightInd w:val="0"/>
        <w:ind w:left="810"/>
        <w:rPr>
          <w:rFonts w:ascii="r_ansi" w:hAnsi="r_ansi" w:cs="r_ansi"/>
          <w:sz w:val="20"/>
          <w:szCs w:val="20"/>
        </w:rPr>
      </w:pPr>
      <w:r w:rsidRPr="00567FB4">
        <w:rPr>
          <w:rFonts w:ascii="r_ansi" w:hAnsi="r_ansi" w:cs="r_ansi"/>
          <w:sz w:val="20"/>
          <w:szCs w:val="20"/>
        </w:rPr>
        <w:t xml:space="preserve">     </w:t>
      </w:r>
      <w:r w:rsidRPr="00567FB4">
        <w:rPr>
          <w:rFonts w:ascii="r_ansi" w:hAnsi="r_ansi" w:cs="r_ansi"/>
          <w:sz w:val="20"/>
          <w:szCs w:val="20"/>
        </w:rPr>
        <w:tab/>
      </w:r>
      <w:r w:rsidRPr="00567FB4">
        <w:rPr>
          <w:rFonts w:ascii="r_ansi" w:hAnsi="r_ansi" w:cs="r_ansi"/>
          <w:sz w:val="20"/>
          <w:szCs w:val="20"/>
        </w:rPr>
        <w:tab/>
      </w:r>
      <w:r w:rsidRPr="00567FB4">
        <w:rPr>
          <w:rFonts w:ascii="r_ansi" w:hAnsi="r_ansi" w:cs="r_ansi"/>
          <w:sz w:val="20"/>
          <w:szCs w:val="20"/>
        </w:rPr>
        <w:tab/>
        <w:t>5   System        SYS    [INNOVATION.DOMAIN.GOV]</w:t>
      </w:r>
    </w:p>
    <w:p w:rsidR="009E4298" w:rsidRPr="00567FB4" w:rsidRDefault="009E4298" w:rsidP="000B63FD">
      <w:pPr>
        <w:autoSpaceDE w:val="0"/>
        <w:autoSpaceDN w:val="0"/>
        <w:adjustRightInd w:val="0"/>
        <w:ind w:left="810"/>
        <w:rPr>
          <w:rFonts w:ascii="r_ansi" w:hAnsi="r_ansi" w:cs="r_ansi"/>
          <w:sz w:val="20"/>
          <w:szCs w:val="20"/>
        </w:rPr>
      </w:pPr>
    </w:p>
    <w:p w:rsidR="009E4298" w:rsidRPr="00567FB4" w:rsidRDefault="009E4298" w:rsidP="000B63FD">
      <w:pPr>
        <w:autoSpaceDE w:val="0"/>
        <w:autoSpaceDN w:val="0"/>
        <w:adjustRightInd w:val="0"/>
        <w:ind w:left="810" w:firstLine="720"/>
        <w:rPr>
          <w:rFonts w:ascii="r_ansi" w:hAnsi="r_ansi" w:cs="r_ansi"/>
          <w:sz w:val="20"/>
          <w:szCs w:val="20"/>
        </w:rPr>
      </w:pPr>
      <w:r w:rsidRPr="00567FB4">
        <w:rPr>
          <w:rFonts w:ascii="r_ansi" w:hAnsi="r_ansi" w:cs="r_ansi"/>
          <w:sz w:val="20"/>
          <w:szCs w:val="20"/>
        </w:rPr>
        <w:t>Enter selection: 1  User   NEW PERSON</w:t>
      </w:r>
    </w:p>
    <w:p w:rsidR="009E4298" w:rsidRPr="00567FB4" w:rsidRDefault="009E4298" w:rsidP="000B63FD">
      <w:pPr>
        <w:autoSpaceDE w:val="0"/>
        <w:autoSpaceDN w:val="0"/>
        <w:adjustRightInd w:val="0"/>
        <w:ind w:left="810"/>
        <w:rPr>
          <w:rFonts w:ascii="r_ansi" w:hAnsi="r_ansi" w:cs="r_ansi"/>
          <w:sz w:val="20"/>
          <w:szCs w:val="20"/>
        </w:rPr>
      </w:pPr>
    </w:p>
    <w:p w:rsidR="009E4298" w:rsidRPr="00567FB4" w:rsidRDefault="009E4298" w:rsidP="000B63FD">
      <w:pPr>
        <w:autoSpaceDE w:val="0"/>
        <w:autoSpaceDN w:val="0"/>
        <w:adjustRightInd w:val="0"/>
        <w:ind w:left="810"/>
        <w:rPr>
          <w:rFonts w:ascii="r_ansi" w:hAnsi="r_ansi" w:cs="r_ansi"/>
          <w:sz w:val="20"/>
          <w:szCs w:val="20"/>
        </w:rPr>
      </w:pPr>
      <w:r w:rsidRPr="00567FB4">
        <w:rPr>
          <w:rFonts w:ascii="r_ansi" w:hAnsi="r_ansi" w:cs="r_ansi"/>
          <w:sz w:val="20"/>
          <w:szCs w:val="20"/>
        </w:rPr>
        <w:t xml:space="preserve">Select NEW PERSON NAME: PROVIDER,ONE          </w:t>
      </w:r>
    </w:p>
    <w:p w:rsidR="009E4298" w:rsidRPr="00567FB4" w:rsidRDefault="009E4298" w:rsidP="000B63FD">
      <w:pPr>
        <w:autoSpaceDE w:val="0"/>
        <w:autoSpaceDN w:val="0"/>
        <w:adjustRightInd w:val="0"/>
        <w:ind w:left="810"/>
        <w:rPr>
          <w:rFonts w:ascii="r_ansi" w:hAnsi="r_ansi" w:cs="r_ansi"/>
          <w:sz w:val="20"/>
          <w:szCs w:val="20"/>
        </w:rPr>
      </w:pPr>
    </w:p>
    <w:p w:rsidR="009E4298" w:rsidRPr="00567FB4" w:rsidRDefault="009E4298" w:rsidP="000B63FD">
      <w:pPr>
        <w:autoSpaceDE w:val="0"/>
        <w:autoSpaceDN w:val="0"/>
        <w:adjustRightInd w:val="0"/>
        <w:ind w:left="1440"/>
        <w:rPr>
          <w:rFonts w:ascii="r_ansi" w:hAnsi="r_ansi" w:cs="r_ansi"/>
          <w:sz w:val="20"/>
          <w:szCs w:val="20"/>
        </w:rPr>
      </w:pPr>
      <w:r w:rsidRPr="00567FB4">
        <w:rPr>
          <w:rFonts w:ascii="r_ansi" w:hAnsi="r_ansi" w:cs="r_ansi"/>
          <w:sz w:val="20"/>
          <w:szCs w:val="20"/>
        </w:rPr>
        <w:t xml:space="preserve">Setting TIU TEMPLATE REMINDER DIALOGS  for User: PROVIDER,ONE </w:t>
      </w:r>
    </w:p>
    <w:p w:rsidR="009E4298" w:rsidRPr="00567FB4" w:rsidRDefault="009E4298" w:rsidP="000B63FD">
      <w:pPr>
        <w:autoSpaceDE w:val="0"/>
        <w:autoSpaceDN w:val="0"/>
        <w:adjustRightInd w:val="0"/>
        <w:ind w:left="1440"/>
        <w:rPr>
          <w:rFonts w:ascii="r_ansi" w:hAnsi="r_ansi" w:cs="r_ansi"/>
          <w:sz w:val="20"/>
          <w:szCs w:val="20"/>
        </w:rPr>
      </w:pPr>
    </w:p>
    <w:p w:rsidR="009E4298" w:rsidRPr="00567FB4" w:rsidRDefault="009E4298" w:rsidP="000B63FD">
      <w:pPr>
        <w:autoSpaceDE w:val="0"/>
        <w:autoSpaceDN w:val="0"/>
        <w:adjustRightInd w:val="0"/>
        <w:ind w:left="810"/>
        <w:rPr>
          <w:rFonts w:ascii="r_ansi" w:hAnsi="r_ansi" w:cs="r_ansi"/>
          <w:sz w:val="20"/>
          <w:szCs w:val="20"/>
        </w:rPr>
      </w:pPr>
    </w:p>
    <w:p w:rsidR="009E4298" w:rsidRPr="00567FB4" w:rsidRDefault="009E4298" w:rsidP="00B43C32">
      <w:pPr>
        <w:autoSpaceDE w:val="0"/>
        <w:autoSpaceDN w:val="0"/>
        <w:adjustRightInd w:val="0"/>
        <w:ind w:firstLine="720"/>
        <w:rPr>
          <w:rFonts w:ascii="r_ansi" w:hAnsi="r_ansi" w:cs="r_ansi"/>
          <w:b/>
          <w:sz w:val="20"/>
          <w:szCs w:val="20"/>
        </w:rPr>
      </w:pPr>
      <w:r w:rsidRPr="00567FB4">
        <w:rPr>
          <w:rFonts w:ascii="r_ansi" w:hAnsi="r_ansi" w:cs="r_ansi"/>
          <w:sz w:val="20"/>
          <w:szCs w:val="20"/>
        </w:rPr>
        <w:t xml:space="preserve">Select Display Sequence: </w:t>
      </w:r>
      <w:r w:rsidRPr="00567FB4">
        <w:rPr>
          <w:rFonts w:ascii="r_ansi" w:hAnsi="r_ansi" w:cs="r_ansi"/>
          <w:b/>
          <w:sz w:val="20"/>
          <w:szCs w:val="20"/>
        </w:rPr>
        <w:t>1</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Are you adding 1 as a new Display Sequence? </w:t>
      </w:r>
      <w:r w:rsidRPr="00567FB4">
        <w:rPr>
          <w:rFonts w:ascii="r_ansi" w:hAnsi="r_ansi" w:cs="r_ansi"/>
          <w:b/>
          <w:sz w:val="20"/>
          <w:szCs w:val="20"/>
        </w:rPr>
        <w:t>Yes//   YES</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Display Sequence: </w:t>
      </w:r>
      <w:r w:rsidRPr="00567FB4">
        <w:rPr>
          <w:rFonts w:ascii="r_ansi" w:hAnsi="r_ansi" w:cs="r_ansi"/>
          <w:b/>
          <w:sz w:val="20"/>
          <w:szCs w:val="20"/>
        </w:rPr>
        <w:t>1//    1</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Clinical Reminder Dialog: </w:t>
      </w:r>
      <w:r w:rsidRPr="00567FB4">
        <w:rPr>
          <w:rFonts w:ascii="r_ansi" w:hAnsi="r_ansi" w:cs="r_ansi"/>
          <w:b/>
          <w:sz w:val="20"/>
          <w:szCs w:val="20"/>
        </w:rPr>
        <w:t>AVEFA</w:t>
      </w:r>
      <w:r w:rsidRPr="00567FB4">
        <w:rPr>
          <w:rFonts w:ascii="r_ansi" w:hAnsi="r_ansi" w:cs="r_ansi"/>
          <w:sz w:val="20"/>
          <w:szCs w:val="20"/>
        </w:rPr>
        <w:t xml:space="preserve"> </w:t>
      </w:r>
      <w:r w:rsidRPr="00567FB4">
        <w:rPr>
          <w:rFonts w:ascii="r_ansi" w:hAnsi="r_ansi" w:cs="r_ansi"/>
          <w:sz w:val="20"/>
          <w:szCs w:val="20"/>
        </w:rPr>
        <w:sym w:font="Wingdings" w:char="F0DF"/>
      </w:r>
      <w:r w:rsidRPr="00567FB4">
        <w:rPr>
          <w:rFonts w:ascii="r_ansi" w:hAnsi="r_ansi" w:cs="r_ansi"/>
          <w:sz w:val="20"/>
          <w:szCs w:val="20"/>
        </w:rPr>
        <w:t xml:space="preserve"> enter only “AVEFA” to list all 4 of the AWARE Reminder Dialogs.</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1   AVEFA ABNORMAL CXR       reminder dialog     LOCAL</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lastRenderedPageBreak/>
        <w:t xml:space="preserve">     2   AVEFA ABNORMAL MAMMOGRAM       reminder dialog     LOCAL</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3   AVEFA FOBT-FIT       reminder dialog     LOCAL</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4   AVEFA PSA       reminder dialog     LOCAL</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CHOOSE 1-4: 1  </w:t>
      </w:r>
      <w:r w:rsidRPr="00567FB4">
        <w:rPr>
          <w:rFonts w:ascii="r_ansi" w:hAnsi="r_ansi" w:cs="r_ansi"/>
          <w:b/>
          <w:sz w:val="20"/>
          <w:szCs w:val="20"/>
        </w:rPr>
        <w:t>AVEFA ABNORMAL CXR     reminder dialog     LOCAL</w:t>
      </w:r>
    </w:p>
    <w:p w:rsidR="009E4298" w:rsidRPr="00567FB4" w:rsidRDefault="009E4298" w:rsidP="00B43C32">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Select Display Sequence: </w:t>
      </w:r>
      <w:r w:rsidRPr="00567FB4">
        <w:rPr>
          <w:rFonts w:ascii="r_ansi" w:hAnsi="r_ansi" w:cs="r_ansi"/>
          <w:b/>
          <w:sz w:val="20"/>
          <w:szCs w:val="20"/>
        </w:rPr>
        <w:t>2</w:t>
      </w:r>
    </w:p>
    <w:p w:rsidR="009E4298" w:rsidRPr="00567FB4" w:rsidRDefault="009E4298" w:rsidP="00B43C32">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Are you adding 2 as a new Display Sequence? </w:t>
      </w:r>
      <w:r w:rsidRPr="00567FB4">
        <w:rPr>
          <w:rFonts w:ascii="r_ansi" w:hAnsi="r_ansi" w:cs="r_ansi"/>
          <w:b/>
          <w:sz w:val="20"/>
          <w:szCs w:val="20"/>
        </w:rPr>
        <w:t>Yes//   YES</w:t>
      </w:r>
    </w:p>
    <w:p w:rsidR="009E4298" w:rsidRPr="00567FB4" w:rsidRDefault="009E4298" w:rsidP="00B43C32">
      <w:pPr>
        <w:autoSpaceDE w:val="0"/>
        <w:autoSpaceDN w:val="0"/>
        <w:adjustRightInd w:val="0"/>
        <w:ind w:left="720"/>
        <w:rPr>
          <w:rFonts w:ascii="r_ansi" w:hAnsi="r_ansi" w:cs="r_ansi"/>
          <w:sz w:val="20"/>
          <w:szCs w:val="20"/>
        </w:rPr>
      </w:pPr>
    </w:p>
    <w:p w:rsidR="009E4298" w:rsidRPr="00567FB4" w:rsidRDefault="009E4298" w:rsidP="00B43C32">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Display Sequence: </w:t>
      </w:r>
      <w:r w:rsidRPr="00567FB4">
        <w:rPr>
          <w:rFonts w:ascii="r_ansi" w:hAnsi="r_ansi" w:cs="r_ansi"/>
          <w:b/>
          <w:sz w:val="20"/>
          <w:szCs w:val="20"/>
        </w:rPr>
        <w:t>2//    2</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Clinical Reminder Dialog: </w:t>
      </w:r>
      <w:r w:rsidRPr="00567FB4">
        <w:rPr>
          <w:rFonts w:ascii="r_ansi" w:hAnsi="r_ansi" w:cs="r_ansi"/>
          <w:b/>
          <w:sz w:val="20"/>
          <w:szCs w:val="20"/>
        </w:rPr>
        <w:t>AVEFA ABNORMAL MAMMOGRAM  reminder dialog     LOCAL</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...OK? </w:t>
      </w:r>
      <w:r w:rsidRPr="00567FB4">
        <w:rPr>
          <w:rFonts w:ascii="r_ansi" w:hAnsi="r_ansi" w:cs="r_ansi"/>
          <w:b/>
          <w:sz w:val="20"/>
          <w:szCs w:val="20"/>
        </w:rPr>
        <w:t>Yes//   (Yes)</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Select Display Sequence: </w:t>
      </w:r>
      <w:r w:rsidRPr="00567FB4">
        <w:rPr>
          <w:rFonts w:ascii="r_ansi" w:hAnsi="r_ansi" w:cs="r_ansi"/>
          <w:b/>
          <w:sz w:val="20"/>
          <w:szCs w:val="20"/>
        </w:rPr>
        <w:t>3</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Are you adding 3 as a new Display Sequence? </w:t>
      </w:r>
      <w:r w:rsidRPr="00567FB4">
        <w:rPr>
          <w:rFonts w:ascii="r_ansi" w:hAnsi="r_ansi" w:cs="r_ansi"/>
          <w:b/>
          <w:sz w:val="20"/>
          <w:szCs w:val="20"/>
        </w:rPr>
        <w:t>Yes//   YES</w:t>
      </w:r>
    </w:p>
    <w:p w:rsidR="009E4298" w:rsidRPr="00567FB4" w:rsidRDefault="009E4298" w:rsidP="00B43C32">
      <w:pPr>
        <w:autoSpaceDE w:val="0"/>
        <w:autoSpaceDN w:val="0"/>
        <w:adjustRightInd w:val="0"/>
        <w:ind w:left="720"/>
        <w:rPr>
          <w:rFonts w:ascii="r_ansi" w:hAnsi="r_ansi" w:cs="r_ansi"/>
          <w:sz w:val="20"/>
          <w:szCs w:val="20"/>
        </w:rPr>
      </w:pP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Display Sequence: </w:t>
      </w:r>
      <w:r w:rsidRPr="00567FB4">
        <w:rPr>
          <w:rFonts w:ascii="r_ansi" w:hAnsi="r_ansi" w:cs="r_ansi"/>
          <w:b/>
          <w:sz w:val="20"/>
          <w:szCs w:val="20"/>
        </w:rPr>
        <w:t>3//    3</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Clinical Reminder Dialog: </w:t>
      </w:r>
      <w:r w:rsidRPr="00567FB4">
        <w:rPr>
          <w:rFonts w:ascii="r_ansi" w:hAnsi="r_ansi" w:cs="r_ansi"/>
          <w:b/>
          <w:sz w:val="20"/>
          <w:szCs w:val="20"/>
        </w:rPr>
        <w:t>AVEFA FOBT-FIT       reminder dialog     LOCAL</w:t>
      </w:r>
    </w:p>
    <w:p w:rsidR="009E4298" w:rsidRPr="00567FB4" w:rsidRDefault="009E4298" w:rsidP="00B43C32">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         ...OK? </w:t>
      </w:r>
      <w:r w:rsidRPr="00567FB4">
        <w:rPr>
          <w:rFonts w:ascii="r_ansi" w:hAnsi="r_ansi" w:cs="r_ansi"/>
          <w:b/>
          <w:sz w:val="20"/>
          <w:szCs w:val="20"/>
        </w:rPr>
        <w:t>Yes//   (Yes)</w:t>
      </w:r>
    </w:p>
    <w:p w:rsidR="009E4298" w:rsidRPr="00567FB4" w:rsidRDefault="009E4298" w:rsidP="00B43C32">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Select Display Sequence: </w:t>
      </w:r>
      <w:r w:rsidRPr="00567FB4">
        <w:rPr>
          <w:rFonts w:ascii="r_ansi" w:hAnsi="r_ansi" w:cs="r_ansi"/>
          <w:b/>
          <w:sz w:val="20"/>
          <w:szCs w:val="20"/>
        </w:rPr>
        <w:t>4</w:t>
      </w:r>
    </w:p>
    <w:p w:rsidR="009E4298" w:rsidRPr="00567FB4" w:rsidRDefault="009E4298" w:rsidP="00B43C32">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Are you adding 4 as a new Display Sequence? </w:t>
      </w:r>
      <w:r w:rsidRPr="00567FB4">
        <w:rPr>
          <w:rFonts w:ascii="r_ansi" w:hAnsi="r_ansi" w:cs="r_ansi"/>
          <w:b/>
          <w:sz w:val="20"/>
          <w:szCs w:val="20"/>
        </w:rPr>
        <w:t>Yes//   YES</w:t>
      </w:r>
    </w:p>
    <w:p w:rsidR="009E4298" w:rsidRPr="00567FB4" w:rsidRDefault="009E4298" w:rsidP="00B43C32">
      <w:pPr>
        <w:autoSpaceDE w:val="0"/>
        <w:autoSpaceDN w:val="0"/>
        <w:adjustRightInd w:val="0"/>
        <w:ind w:left="720"/>
        <w:rPr>
          <w:rFonts w:ascii="r_ansi" w:hAnsi="r_ansi" w:cs="r_ansi"/>
          <w:sz w:val="20"/>
          <w:szCs w:val="20"/>
        </w:rPr>
      </w:pP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Display Sequence: 4//    </w:t>
      </w:r>
      <w:r w:rsidRPr="00567FB4">
        <w:rPr>
          <w:rFonts w:ascii="r_ansi" w:hAnsi="r_ansi" w:cs="r_ansi"/>
          <w:b/>
          <w:sz w:val="20"/>
          <w:szCs w:val="20"/>
        </w:rPr>
        <w:t>4</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Clinical Reminder Dialog: </w:t>
      </w:r>
      <w:r w:rsidRPr="00567FB4">
        <w:rPr>
          <w:rFonts w:ascii="r_ansi" w:hAnsi="r_ansi" w:cs="r_ansi"/>
          <w:b/>
          <w:sz w:val="20"/>
          <w:szCs w:val="20"/>
        </w:rPr>
        <w:t>AVEFA PSA       reminder dialog     LOCAL</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...OK? </w:t>
      </w:r>
      <w:r w:rsidRPr="00567FB4">
        <w:rPr>
          <w:rFonts w:ascii="r_ansi" w:hAnsi="r_ansi" w:cs="r_ansi"/>
          <w:b/>
          <w:sz w:val="20"/>
          <w:szCs w:val="20"/>
        </w:rPr>
        <w:t>Yes//   (Yes)</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Select Display Sequence: </w:t>
      </w:r>
    </w:p>
    <w:p w:rsidR="009E4298" w:rsidRPr="00567FB4" w:rsidRDefault="009E4298" w:rsidP="00B43C32">
      <w:pPr>
        <w:autoSpaceDE w:val="0"/>
        <w:autoSpaceDN w:val="0"/>
        <w:adjustRightInd w:val="0"/>
        <w:ind w:left="720"/>
        <w:rPr>
          <w:rFonts w:ascii="r_ansi" w:hAnsi="r_ansi" w:cs="r_ansi"/>
          <w:sz w:val="20"/>
          <w:szCs w:val="20"/>
        </w:rPr>
      </w:pP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TIU TEMPLATE REMINDER DIALOGS may be set for the following:</w:t>
      </w:r>
    </w:p>
    <w:p w:rsidR="009E4298" w:rsidRPr="00567FB4" w:rsidRDefault="009E4298" w:rsidP="00B43C32">
      <w:pPr>
        <w:autoSpaceDE w:val="0"/>
        <w:autoSpaceDN w:val="0"/>
        <w:adjustRightInd w:val="0"/>
        <w:ind w:left="720"/>
        <w:rPr>
          <w:rFonts w:ascii="r_ansi" w:hAnsi="r_ansi" w:cs="r_ansi"/>
          <w:sz w:val="20"/>
          <w:szCs w:val="20"/>
        </w:rPr>
      </w:pP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1   User          USR    [choose from NEW PERSON]</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3   Service       SRV    [choose from SERVICE/SECTION]</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4   Division      DIV    [choose from INSTITUTION]</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5   System        SYS    [MAE-TEST]</w:t>
      </w:r>
    </w:p>
    <w:p w:rsidR="009E4298" w:rsidRPr="00567FB4" w:rsidRDefault="009E4298" w:rsidP="000B63FD">
      <w:pPr>
        <w:pStyle w:val="BodyText"/>
      </w:pPr>
      <w:r w:rsidRPr="00567FB4">
        <w:t>An error message like below will occur if a user invokes a particular Reminder Dialog in CPRS without the TIU TEMPLATE REMINDER DIALOGS parameter enabled for that Reminder Dialog.</w:t>
      </w:r>
    </w:p>
    <w:p w:rsidR="009E4298" w:rsidRPr="00567FB4" w:rsidRDefault="002D18BC" w:rsidP="00791294">
      <w:pPr>
        <w:pStyle w:val="BodyText"/>
        <w:keepNext/>
        <w:jc w:val="center"/>
      </w:pPr>
      <w:r>
        <w:rPr>
          <w:noProof/>
        </w:rPr>
        <w:drawing>
          <wp:inline distT="0" distB="0" distL="0" distR="0" wp14:anchorId="41AE2EEF" wp14:editId="524B62D6">
            <wp:extent cx="3683000" cy="1212850"/>
            <wp:effectExtent l="0" t="0" r="0" b="6350"/>
            <wp:docPr id="18" name="Picture 9" descr="Cannot Use Reminder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nnot Use Reminder Dialo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83000" cy="1212850"/>
                    </a:xfrm>
                    <a:prstGeom prst="rect">
                      <a:avLst/>
                    </a:prstGeom>
                    <a:noFill/>
                    <a:ln>
                      <a:noFill/>
                    </a:ln>
                  </pic:spPr>
                </pic:pic>
              </a:graphicData>
            </a:graphic>
          </wp:inline>
        </w:drawing>
      </w:r>
    </w:p>
    <w:p w:rsidR="009E4298" w:rsidRDefault="009E4298" w:rsidP="00791294">
      <w:pPr>
        <w:pStyle w:val="Caption"/>
      </w:pPr>
      <w:bookmarkStart w:id="51" w:name="_Toc396741868"/>
      <w:r w:rsidRPr="00567FB4">
        <w:t xml:space="preserve">Figure </w:t>
      </w:r>
      <w:fldSimple w:instr=" SEQ Figure \* ARABIC ">
        <w:r>
          <w:rPr>
            <w:noProof/>
          </w:rPr>
          <w:t>13</w:t>
        </w:r>
      </w:fldSimple>
      <w:r w:rsidRPr="00567FB4">
        <w:t xml:space="preserve"> – Cannot Use Reminder Dialog</w:t>
      </w:r>
      <w:bookmarkEnd w:id="51"/>
    </w:p>
    <w:p w:rsidR="00442AE8" w:rsidRDefault="00442AE8" w:rsidP="002C168F"/>
    <w:p w:rsidR="00442AE8" w:rsidRPr="00567FB4" w:rsidRDefault="00442AE8" w:rsidP="00442AE8">
      <w:pPr>
        <w:pStyle w:val="BodyText"/>
      </w:pPr>
      <w:r w:rsidRPr="00567FB4">
        <w:rPr>
          <w:b/>
        </w:rPr>
        <w:t>NOTE:</w:t>
      </w:r>
      <w:r w:rsidRPr="00567FB4">
        <w:t xml:space="preserve"> Steps 1, 2, and 3 above must be performed for each Provider using AWARE.</w:t>
      </w:r>
    </w:p>
    <w:p w:rsidR="00442AE8" w:rsidRDefault="00442AE8" w:rsidP="002C168F"/>
    <w:p w:rsidR="00156E6D" w:rsidRDefault="00156E6D" w:rsidP="00156E6D"/>
    <w:p w:rsidR="00156E6D" w:rsidRPr="00567FB4" w:rsidRDefault="00156E6D" w:rsidP="00602098">
      <w:pPr>
        <w:pStyle w:val="Heading1"/>
        <w:numPr>
          <w:ilvl w:val="0"/>
          <w:numId w:val="0"/>
        </w:numPr>
      </w:pPr>
      <w:bookmarkStart w:id="52" w:name="_Toc439869803"/>
      <w:r>
        <w:t>5.</w:t>
      </w:r>
      <w:r w:rsidR="00602098">
        <w:t>2</w:t>
      </w:r>
      <w:r>
        <w:t xml:space="preserve"> Verify Notification Enabling</w:t>
      </w:r>
      <w:bookmarkEnd w:id="52"/>
    </w:p>
    <w:p w:rsidR="00156E6D" w:rsidRPr="00442AE8" w:rsidRDefault="00156E6D" w:rsidP="002C168F"/>
    <w:p w:rsidR="00766150" w:rsidRDefault="00766150" w:rsidP="0070155D">
      <w:pPr>
        <w:pStyle w:val="BodyText"/>
      </w:pPr>
      <w:r w:rsidRPr="00735480">
        <w:rPr>
          <w:b/>
        </w:rPr>
        <w:lastRenderedPageBreak/>
        <w:t>We recommend a Clinical Application Coordinator (CAC) determine and verify that actual AWARE providers are allowed to see and process critical lab results and abnormal imaging alerts</w:t>
      </w:r>
      <w:r>
        <w:rPr>
          <w:b/>
        </w:rPr>
        <w:t xml:space="preserve">. </w:t>
      </w:r>
    </w:p>
    <w:p w:rsidR="009E4298" w:rsidRPr="00567FB4" w:rsidRDefault="009E4298" w:rsidP="0070155D">
      <w:pPr>
        <w:pStyle w:val="BodyText"/>
      </w:pPr>
      <w:r w:rsidRPr="00567FB4">
        <w:t xml:space="preserve">Notification enabling (critical lab results, abnormal image results, </w:t>
      </w:r>
      <w:r w:rsidR="00712664" w:rsidRPr="00567FB4">
        <w:t>etc.</w:t>
      </w:r>
      <w:r w:rsidRPr="00567FB4">
        <w:t>, as required)</w:t>
      </w:r>
    </w:p>
    <w:p w:rsidR="009E4298" w:rsidRPr="00567FB4" w:rsidRDefault="009E4298" w:rsidP="0070155D">
      <w:pPr>
        <w:pStyle w:val="BodyText"/>
      </w:pPr>
      <w:r w:rsidRPr="00567FB4">
        <w:t xml:space="preserve">From CPRS each user must be able to see the critical lab results and abnormal image alerts: </w:t>
      </w:r>
    </w:p>
    <w:p w:rsidR="009E4298" w:rsidRPr="00567FB4" w:rsidRDefault="009E4298" w:rsidP="0070155D">
      <w:pPr>
        <w:pStyle w:val="BodyText"/>
      </w:pPr>
      <w:r w:rsidRPr="00567FB4">
        <w:t>Unless enabled at a higher level, various notification types need to be enabled per user as seen from CPRS Tools menu, Options, Other CPRS parameters, and then Notifications tab as shown below:</w:t>
      </w:r>
    </w:p>
    <w:p w:rsidR="009E4298" w:rsidRDefault="009E4298" w:rsidP="0070155D">
      <w:pPr>
        <w:pStyle w:val="BodyText"/>
      </w:pPr>
      <w:r w:rsidRPr="00567FB4">
        <w:t xml:space="preserve">This is appropriate to the type of alert required. Critical labs results (action) and </w:t>
      </w:r>
      <w:proofErr w:type="spellStart"/>
      <w:r w:rsidRPr="00567FB4">
        <w:t>Abnl</w:t>
      </w:r>
      <w:proofErr w:type="spellEnd"/>
      <w:r w:rsidRPr="00567FB4">
        <w:t xml:space="preserve"> Imaging </w:t>
      </w:r>
      <w:proofErr w:type="spellStart"/>
      <w:r w:rsidRPr="00567FB4">
        <w:t>Reslt</w:t>
      </w:r>
      <w:proofErr w:type="spellEnd"/>
      <w:r w:rsidRPr="00567FB4">
        <w:t xml:space="preserve">, Need </w:t>
      </w:r>
      <w:proofErr w:type="spellStart"/>
      <w:r w:rsidRPr="00567FB4">
        <w:t>Attn</w:t>
      </w:r>
      <w:proofErr w:type="spellEnd"/>
      <w:r w:rsidRPr="00567FB4">
        <w:t xml:space="preserve"> (action) need to be turned on for the test examples provided.</w:t>
      </w:r>
    </w:p>
    <w:p w:rsidR="003F6170" w:rsidRPr="00567FB4" w:rsidRDefault="003F6170" w:rsidP="003F6170">
      <w:pPr>
        <w:pStyle w:val="BodyText"/>
      </w:pPr>
      <w:r w:rsidRPr="00717C19">
        <w:t>For optimal A</w:t>
      </w:r>
      <w:r>
        <w:t>WARE use</w:t>
      </w:r>
      <w:r w:rsidRPr="00717C19">
        <w:t xml:space="preserve">, enabling of Critical labs results (action) and </w:t>
      </w:r>
      <w:proofErr w:type="spellStart"/>
      <w:r w:rsidR="00766150" w:rsidRPr="00717C19">
        <w:t>Abnl</w:t>
      </w:r>
      <w:proofErr w:type="spellEnd"/>
      <w:r w:rsidR="00766150" w:rsidRPr="00717C19">
        <w:t xml:space="preserve"> Imaging (action) </w:t>
      </w:r>
      <w:r w:rsidRPr="00717C19">
        <w:t>(action) at the system level is preferable</w:t>
      </w:r>
      <w:r>
        <w:t>.</w:t>
      </w:r>
    </w:p>
    <w:p w:rsidR="003F6170" w:rsidRPr="00567FB4" w:rsidRDefault="003F6170" w:rsidP="0070155D">
      <w:pPr>
        <w:pStyle w:val="BodyText"/>
      </w:pPr>
    </w:p>
    <w:p w:rsidR="009E4298" w:rsidRPr="00567FB4" w:rsidRDefault="002D18BC" w:rsidP="00FF526B">
      <w:pPr>
        <w:pStyle w:val="BodyText"/>
        <w:keepNext/>
        <w:jc w:val="center"/>
      </w:pPr>
      <w:r>
        <w:rPr>
          <w:noProof/>
        </w:rPr>
        <w:drawing>
          <wp:inline distT="0" distB="0" distL="0" distR="0" wp14:anchorId="3BA09B90" wp14:editId="1B7CB85C">
            <wp:extent cx="3854450" cy="3276600"/>
            <wp:effectExtent l="0" t="0" r="0" b="0"/>
            <wp:docPr id="19" name="Picture 10" descr="Options, Notif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ptions, Notification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54450" cy="3276600"/>
                    </a:xfrm>
                    <a:prstGeom prst="rect">
                      <a:avLst/>
                    </a:prstGeom>
                    <a:noFill/>
                    <a:ln>
                      <a:noFill/>
                    </a:ln>
                  </pic:spPr>
                </pic:pic>
              </a:graphicData>
            </a:graphic>
          </wp:inline>
        </w:drawing>
      </w:r>
    </w:p>
    <w:p w:rsidR="009E4298" w:rsidRPr="00567FB4" w:rsidRDefault="009E4298" w:rsidP="00FF526B">
      <w:pPr>
        <w:pStyle w:val="Caption"/>
      </w:pPr>
      <w:bookmarkStart w:id="53" w:name="_Toc396741869"/>
      <w:r w:rsidRPr="00567FB4">
        <w:t xml:space="preserve">Figure </w:t>
      </w:r>
      <w:fldSimple w:instr=" SEQ Figure \* ARABIC ">
        <w:r>
          <w:rPr>
            <w:noProof/>
          </w:rPr>
          <w:t>14</w:t>
        </w:r>
      </w:fldSimple>
      <w:r w:rsidRPr="00567FB4">
        <w:t xml:space="preserve"> - Options, Notifications</w:t>
      </w:r>
      <w:bookmarkEnd w:id="53"/>
    </w:p>
    <w:p w:rsidR="009E4298" w:rsidRPr="00567FB4" w:rsidRDefault="009E4298" w:rsidP="00FF526B">
      <w:pPr>
        <w:pStyle w:val="BodyText"/>
      </w:pPr>
    </w:p>
    <w:p w:rsidR="009E4298" w:rsidRPr="00567FB4" w:rsidRDefault="002D18BC" w:rsidP="00FF526B">
      <w:pPr>
        <w:pStyle w:val="BodyText"/>
        <w:keepNext/>
        <w:jc w:val="center"/>
      </w:pPr>
      <w:r>
        <w:rPr>
          <w:noProof/>
        </w:rPr>
        <w:lastRenderedPageBreak/>
        <w:drawing>
          <wp:inline distT="0" distB="0" distL="0" distR="0" wp14:anchorId="1AB95B1F" wp14:editId="53E9627E">
            <wp:extent cx="3854450" cy="3276600"/>
            <wp:effectExtent l="0" t="0" r="0" b="0"/>
            <wp:docPr id="20" name="Picture 11" descr="Options, Notifications (Continu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ptions, Notifications (Continu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54450" cy="3276600"/>
                    </a:xfrm>
                    <a:prstGeom prst="rect">
                      <a:avLst/>
                    </a:prstGeom>
                    <a:noFill/>
                    <a:ln>
                      <a:noFill/>
                    </a:ln>
                  </pic:spPr>
                </pic:pic>
              </a:graphicData>
            </a:graphic>
          </wp:inline>
        </w:drawing>
      </w:r>
    </w:p>
    <w:p w:rsidR="009E4298" w:rsidRDefault="009E4298" w:rsidP="00FF526B">
      <w:pPr>
        <w:pStyle w:val="Caption"/>
      </w:pPr>
      <w:bookmarkStart w:id="54" w:name="_Toc396741870"/>
      <w:r w:rsidRPr="00567FB4">
        <w:t xml:space="preserve">Figure </w:t>
      </w:r>
      <w:fldSimple w:instr=" SEQ Figure \* ARABIC ">
        <w:r>
          <w:rPr>
            <w:noProof/>
          </w:rPr>
          <w:t>15</w:t>
        </w:r>
      </w:fldSimple>
      <w:r w:rsidRPr="00567FB4">
        <w:t xml:space="preserve"> - Options, Notifications (Continued)</w:t>
      </w:r>
      <w:bookmarkEnd w:id="54"/>
    </w:p>
    <w:p w:rsidR="00156E6D" w:rsidRDefault="00156E6D" w:rsidP="00156E6D"/>
    <w:p w:rsidR="00156E6D" w:rsidRPr="00567FB4" w:rsidRDefault="00156E6D" w:rsidP="00602098">
      <w:pPr>
        <w:pStyle w:val="Heading1"/>
        <w:numPr>
          <w:ilvl w:val="0"/>
          <w:numId w:val="0"/>
        </w:numPr>
      </w:pPr>
      <w:bookmarkStart w:id="55" w:name="_Toc439869804"/>
      <w:r>
        <w:t>5.</w:t>
      </w:r>
      <w:r w:rsidR="00602098">
        <w:t>3</w:t>
      </w:r>
      <w:r>
        <w:t xml:space="preserve"> Assign Keys, Provider Class, etc.</w:t>
      </w:r>
      <w:bookmarkEnd w:id="55"/>
    </w:p>
    <w:p w:rsidR="00156E6D" w:rsidRPr="00156E6D" w:rsidRDefault="00156E6D" w:rsidP="00156E6D"/>
    <w:p w:rsidR="00274AF8" w:rsidRPr="00852963" w:rsidRDefault="00274AF8" w:rsidP="002C168F">
      <w:pPr>
        <w:rPr>
          <w:b/>
        </w:rPr>
      </w:pPr>
      <w:r w:rsidRPr="00852963">
        <w:rPr>
          <w:b/>
        </w:rPr>
        <w:t xml:space="preserve">We recommend an OI&amp;T Specialist and/or Clinical Application </w:t>
      </w:r>
      <w:r w:rsidR="008113C5" w:rsidRPr="00852963">
        <w:rPr>
          <w:b/>
        </w:rPr>
        <w:t>Coordinator (</w:t>
      </w:r>
      <w:r w:rsidRPr="00852963">
        <w:rPr>
          <w:b/>
        </w:rPr>
        <w:t xml:space="preserve">CAC) </w:t>
      </w:r>
      <w:proofErr w:type="gramStart"/>
      <w:r w:rsidRPr="00852963">
        <w:rPr>
          <w:b/>
        </w:rPr>
        <w:t>determine</w:t>
      </w:r>
      <w:proofErr w:type="gramEnd"/>
      <w:r w:rsidRPr="00852963">
        <w:rPr>
          <w:b/>
        </w:rPr>
        <w:t xml:space="preserve"> and verify that providers </w:t>
      </w:r>
      <w:r w:rsidR="008113C5" w:rsidRPr="00852963">
        <w:rPr>
          <w:b/>
        </w:rPr>
        <w:t>(dummy</w:t>
      </w:r>
      <w:r w:rsidRPr="00852963">
        <w:rPr>
          <w:b/>
        </w:rPr>
        <w:t>, provider(s) and actual providers) have the necessary assignments below:</w:t>
      </w:r>
    </w:p>
    <w:p w:rsidR="00274AF8" w:rsidRPr="00274AF8" w:rsidRDefault="00274AF8" w:rsidP="00020354"/>
    <w:p w:rsidR="009E4298" w:rsidRPr="00567FB4" w:rsidRDefault="009E4298" w:rsidP="006B09B3">
      <w:pPr>
        <w:pStyle w:val="BodyText"/>
      </w:pPr>
      <w:r w:rsidRPr="00567FB4">
        <w:t xml:space="preserve">Assign a user the ORES security key to be able to write orders as a test provider. An ORELSE security key can be given to a non-physician clinician provider. </w:t>
      </w:r>
      <w:r w:rsidR="00712664" w:rsidRPr="00567FB4">
        <w:t>Option OR CPRS GUI CHART</w:t>
      </w:r>
      <w:r w:rsidR="00712664">
        <w:t xml:space="preserve">   </w:t>
      </w:r>
      <w:proofErr w:type="spellStart"/>
      <w:r w:rsidR="00712664" w:rsidRPr="00567FB4">
        <w:t>CPRSChart</w:t>
      </w:r>
      <w:proofErr w:type="spellEnd"/>
      <w:r w:rsidR="00712664" w:rsidRPr="00567FB4">
        <w:t xml:space="preserve"> version 1.0.</w:t>
      </w:r>
      <w:r w:rsidR="00712664">
        <w:t>x</w:t>
      </w:r>
      <w:r w:rsidR="00712664" w:rsidRPr="00567FB4">
        <w:t>.</w:t>
      </w:r>
      <w:r w:rsidR="00712664">
        <w:t>y</w:t>
      </w:r>
      <w:r w:rsidR="00712664" w:rsidRPr="00567FB4">
        <w:t xml:space="preserve"> shou</w:t>
      </w:r>
      <w:r w:rsidR="00712664">
        <w:t>ld be</w:t>
      </w:r>
      <w:r w:rsidR="00D65C97">
        <w:t>,</w:t>
      </w:r>
      <w:r w:rsidR="00712664">
        <w:t xml:space="preserve"> or already is assigned to the provider.</w:t>
      </w:r>
    </w:p>
    <w:p w:rsidR="009E4298" w:rsidRPr="00567FB4" w:rsidRDefault="009E4298" w:rsidP="006B09B3">
      <w:pPr>
        <w:pStyle w:val="BodyText"/>
      </w:pPr>
      <w:r w:rsidRPr="00567FB4">
        <w:t xml:space="preserve">Provide a user sufficient USR/ASR user subscription role for creating/editing/and signing progress notes. </w:t>
      </w:r>
    </w:p>
    <w:p w:rsidR="009E4298" w:rsidRPr="00567FB4" w:rsidRDefault="009E4298" w:rsidP="006B09B3">
      <w:pPr>
        <w:pStyle w:val="BodyText"/>
      </w:pPr>
      <w:r w:rsidRPr="00567FB4">
        <w:t>Also, assign PROVIDER user class if necessary.</w:t>
      </w:r>
    </w:p>
    <w:p w:rsidR="009E4298" w:rsidRPr="00567FB4" w:rsidRDefault="009E4298" w:rsidP="006B09B3">
      <w:pPr>
        <w:pStyle w:val="BodyText"/>
      </w:pPr>
      <w:r w:rsidRPr="00567FB4">
        <w:t>Set a physician provider user’s AUTHORIZED TO WRITE MED ORDERS field in the NEW PERSON file to “YES”</w:t>
      </w:r>
      <w:r>
        <w:t xml:space="preserve">. </w:t>
      </w:r>
      <w:r w:rsidRPr="00AE568F">
        <w:t>A DEA number can optionally be assigned to a physician provider in a Test account.</w:t>
      </w:r>
    </w:p>
    <w:p w:rsidR="009E4298" w:rsidRPr="00567FB4" w:rsidRDefault="009E4298" w:rsidP="006B09B3">
      <w:pPr>
        <w:pStyle w:val="BodyText"/>
      </w:pPr>
      <w:r w:rsidRPr="00567FB4">
        <w:t xml:space="preserve">Assign a user a New Person class such as Physicians (M.D and D.O.) with an effective date of service, and other appropriate clinician class (such as nursing, </w:t>
      </w:r>
      <w:r w:rsidR="00712664" w:rsidRPr="00567FB4">
        <w:t>etc.</w:t>
      </w:r>
      <w:r w:rsidRPr="00567FB4">
        <w:t xml:space="preserve">) for other type providers belonging to a team such as nurse. </w:t>
      </w:r>
    </w:p>
    <w:p w:rsidR="009E4298" w:rsidRDefault="009E4298" w:rsidP="006B09B3">
      <w:pPr>
        <w:pStyle w:val="BodyText"/>
      </w:pPr>
      <w:r w:rsidRPr="00567FB4">
        <w:t>A defined user electronic signature is needed to this provider to be able to sign orders and notes.</w:t>
      </w:r>
    </w:p>
    <w:p w:rsidR="00156E6D" w:rsidRDefault="00156E6D" w:rsidP="00602098">
      <w:pPr>
        <w:pStyle w:val="Heading1"/>
        <w:numPr>
          <w:ilvl w:val="0"/>
          <w:numId w:val="0"/>
        </w:numPr>
      </w:pPr>
      <w:bookmarkStart w:id="56" w:name="_Toc439869805"/>
      <w:r>
        <w:lastRenderedPageBreak/>
        <w:t>5.</w:t>
      </w:r>
      <w:r w:rsidR="00602098">
        <w:t>4</w:t>
      </w:r>
      <w:r>
        <w:t xml:space="preserve"> Assignment of Keys for Using the Alert Cache Viewer/QI Reporting Tool, and </w:t>
      </w:r>
      <w:r>
        <w:rPr>
          <w:szCs w:val="36"/>
        </w:rPr>
        <w:t>C</w:t>
      </w:r>
      <w:r w:rsidRPr="00886C3E">
        <w:rPr>
          <w:szCs w:val="36"/>
        </w:rPr>
        <w:t>onnecting</w:t>
      </w:r>
      <w:r w:rsidRPr="00020354">
        <w:rPr>
          <w:szCs w:val="36"/>
        </w:rPr>
        <w:t xml:space="preserve"> the Alert Cache Viewer to the Tools Menu of AWARE CPRS</w:t>
      </w:r>
      <w:bookmarkEnd w:id="56"/>
      <w:r>
        <w:t xml:space="preserve"> </w:t>
      </w:r>
    </w:p>
    <w:p w:rsidR="00551BF3" w:rsidRPr="00567FB4" w:rsidRDefault="00551BF3" w:rsidP="006B09B3">
      <w:pPr>
        <w:pStyle w:val="BodyText"/>
      </w:pPr>
    </w:p>
    <w:p w:rsidR="005372C5" w:rsidRPr="00020354" w:rsidRDefault="005372C5" w:rsidP="005372C5">
      <w:pPr>
        <w:pStyle w:val="BodyText"/>
        <w:ind w:left="432"/>
        <w:rPr>
          <w:b/>
        </w:rPr>
      </w:pPr>
      <w:r w:rsidRPr="00020354">
        <w:rPr>
          <w:b/>
        </w:rPr>
        <w:t xml:space="preserve">We recommend an OI&amp;T specialist to </w:t>
      </w:r>
      <w:r>
        <w:rPr>
          <w:b/>
        </w:rPr>
        <w:t>do step 1</w:t>
      </w:r>
      <w:r w:rsidRPr="00020354">
        <w:rPr>
          <w:b/>
        </w:rPr>
        <w:t xml:space="preserve"> in this section</w:t>
      </w:r>
      <w:r>
        <w:rPr>
          <w:b/>
        </w:rPr>
        <w:t>.</w:t>
      </w:r>
    </w:p>
    <w:p w:rsidR="005372C5" w:rsidRPr="005372C5" w:rsidRDefault="005372C5" w:rsidP="005372C5">
      <w:pPr>
        <w:pStyle w:val="ListParagraph"/>
        <w:autoSpaceDE w:val="0"/>
        <w:autoSpaceDN w:val="0"/>
        <w:adjustRightInd w:val="0"/>
        <w:ind w:left="432"/>
        <w:rPr>
          <w:b/>
        </w:rPr>
      </w:pPr>
      <w:r w:rsidRPr="005372C5">
        <w:rPr>
          <w:b/>
        </w:rPr>
        <w:t>We recommend a Clinical Application Coordinator (CAC) to do step 2 in this section.</w:t>
      </w:r>
    </w:p>
    <w:p w:rsidR="005372C5" w:rsidRPr="005372C5" w:rsidRDefault="005372C5" w:rsidP="005372C5">
      <w:pPr>
        <w:pStyle w:val="ListParagraph"/>
        <w:autoSpaceDE w:val="0"/>
        <w:autoSpaceDN w:val="0"/>
        <w:adjustRightInd w:val="0"/>
        <w:ind w:left="432"/>
        <w:rPr>
          <w:rFonts w:ascii="r_ansi" w:hAnsi="r_ansi" w:cs="r_ansi"/>
          <w:b/>
          <w:sz w:val="20"/>
          <w:szCs w:val="20"/>
        </w:rPr>
      </w:pPr>
    </w:p>
    <w:p w:rsidR="00B358B7" w:rsidRPr="00567FB4" w:rsidRDefault="00B358B7" w:rsidP="00B358B7">
      <w:pPr>
        <w:autoSpaceDE w:val="0"/>
        <w:autoSpaceDN w:val="0"/>
        <w:adjustRightInd w:val="0"/>
        <w:ind w:left="720"/>
        <w:rPr>
          <w:rFonts w:ascii="r_ansi" w:hAnsi="r_ansi" w:cs="r_ansi"/>
          <w:b/>
          <w:sz w:val="20"/>
          <w:szCs w:val="20"/>
        </w:rPr>
      </w:pPr>
    </w:p>
    <w:p w:rsidR="00B358B7" w:rsidRPr="00020354" w:rsidRDefault="00B358B7" w:rsidP="00020354">
      <w:pPr>
        <w:pStyle w:val="ListParagraph"/>
        <w:numPr>
          <w:ilvl w:val="0"/>
          <w:numId w:val="41"/>
        </w:numPr>
        <w:autoSpaceDE w:val="0"/>
        <w:autoSpaceDN w:val="0"/>
        <w:adjustRightInd w:val="0"/>
        <w:rPr>
          <w:sz w:val="22"/>
        </w:rPr>
      </w:pPr>
      <w:r w:rsidRPr="00020354">
        <w:rPr>
          <w:sz w:val="22"/>
        </w:rPr>
        <w:t xml:space="preserve">Assign the VEFA AWARE OWN ALERT key to </w:t>
      </w:r>
      <w:r w:rsidR="006B7851">
        <w:rPr>
          <w:sz w:val="22"/>
        </w:rPr>
        <w:t xml:space="preserve">any </w:t>
      </w:r>
      <w:r w:rsidR="006B7851" w:rsidRPr="006B7851">
        <w:rPr>
          <w:sz w:val="22"/>
        </w:rPr>
        <w:t>provider</w:t>
      </w:r>
      <w:r w:rsidRPr="00020354">
        <w:rPr>
          <w:sz w:val="22"/>
        </w:rPr>
        <w:t xml:space="preserve"> in this Test account who may want to </w:t>
      </w:r>
      <w:r w:rsidR="00E06832" w:rsidRPr="00020354">
        <w:rPr>
          <w:sz w:val="22"/>
        </w:rPr>
        <w:t>directly see their own alerts using</w:t>
      </w:r>
      <w:r w:rsidRPr="00020354">
        <w:rPr>
          <w:sz w:val="22"/>
        </w:rPr>
        <w:t xml:space="preserve"> the </w:t>
      </w:r>
      <w:r w:rsidR="00E06832" w:rsidRPr="00020354">
        <w:rPr>
          <w:sz w:val="22"/>
        </w:rPr>
        <w:t xml:space="preserve">Alert Cache </w:t>
      </w:r>
      <w:r w:rsidR="003B0942" w:rsidRPr="003B0942">
        <w:rPr>
          <w:sz w:val="22"/>
        </w:rPr>
        <w:t>Viewer and</w:t>
      </w:r>
      <w:r w:rsidR="00E06832" w:rsidRPr="00020354">
        <w:rPr>
          <w:sz w:val="22"/>
        </w:rPr>
        <w:t xml:space="preserve">/or the </w:t>
      </w:r>
      <w:r w:rsidRPr="00020354">
        <w:rPr>
          <w:sz w:val="22"/>
        </w:rPr>
        <w:t>QI Reporting Tool</w:t>
      </w:r>
      <w:r w:rsidR="00E06832" w:rsidRPr="00020354">
        <w:rPr>
          <w:sz w:val="22"/>
        </w:rPr>
        <w:t>.</w:t>
      </w:r>
      <w:r w:rsidRPr="00020354">
        <w:rPr>
          <w:sz w:val="22"/>
        </w:rPr>
        <w:t xml:space="preserve"> </w:t>
      </w:r>
    </w:p>
    <w:p w:rsidR="00E06832" w:rsidRDefault="00E06832" w:rsidP="00020354">
      <w:pPr>
        <w:pStyle w:val="ListParagraph"/>
        <w:autoSpaceDE w:val="0"/>
        <w:autoSpaceDN w:val="0"/>
        <w:adjustRightInd w:val="0"/>
        <w:rPr>
          <w:sz w:val="22"/>
        </w:rPr>
      </w:pPr>
    </w:p>
    <w:p w:rsidR="00E06832" w:rsidRPr="00020354" w:rsidRDefault="00E06832" w:rsidP="00020354">
      <w:pPr>
        <w:pStyle w:val="ListParagraph"/>
        <w:autoSpaceDE w:val="0"/>
        <w:autoSpaceDN w:val="0"/>
        <w:adjustRightInd w:val="0"/>
        <w:rPr>
          <w:sz w:val="22"/>
        </w:rPr>
      </w:pPr>
      <w:r>
        <w:rPr>
          <w:sz w:val="22"/>
        </w:rPr>
        <w:t xml:space="preserve">*Note, all physician providers can already directly see their own alerts </w:t>
      </w:r>
      <w:r w:rsidR="006B7851" w:rsidRPr="00CD7C66">
        <w:rPr>
          <w:sz w:val="22"/>
        </w:rPr>
        <w:t>using the Alert Cache Viewer  and/or the QI Reporting Tool</w:t>
      </w:r>
      <w:r w:rsidR="006B7851">
        <w:rPr>
          <w:sz w:val="22"/>
        </w:rPr>
        <w:t xml:space="preserve"> </w:t>
      </w:r>
      <w:r>
        <w:rPr>
          <w:sz w:val="22"/>
        </w:rPr>
        <w:t>by default without having this assignment due to their having a DEA # as a physician.</w:t>
      </w:r>
    </w:p>
    <w:p w:rsidR="00B358B7" w:rsidRPr="00567FB4" w:rsidRDefault="00B358B7" w:rsidP="00B358B7">
      <w:pPr>
        <w:autoSpaceDE w:val="0"/>
        <w:autoSpaceDN w:val="0"/>
        <w:adjustRightInd w:val="0"/>
        <w:ind w:left="720"/>
        <w:rPr>
          <w:sz w:val="22"/>
        </w:rPr>
      </w:pPr>
    </w:p>
    <w:p w:rsidR="00B358B7" w:rsidRPr="00567FB4" w:rsidRDefault="00B358B7" w:rsidP="00B358B7">
      <w:pPr>
        <w:autoSpaceDE w:val="0"/>
        <w:autoSpaceDN w:val="0"/>
        <w:adjustRightInd w:val="0"/>
        <w:ind w:left="720"/>
        <w:rPr>
          <w:sz w:val="22"/>
        </w:rPr>
      </w:pPr>
      <w:r w:rsidRPr="00567FB4">
        <w:rPr>
          <w:sz w:val="22"/>
        </w:rPr>
        <w:t>Assign the VEFA AWARE</w:t>
      </w:r>
      <w:r w:rsidR="00E06832">
        <w:rPr>
          <w:sz w:val="22"/>
        </w:rPr>
        <w:t xml:space="preserve"> ALL ALERTS key to </w:t>
      </w:r>
      <w:r w:rsidR="006B7851">
        <w:rPr>
          <w:sz w:val="22"/>
        </w:rPr>
        <w:t>any provider</w:t>
      </w:r>
      <w:r w:rsidR="00E06832">
        <w:rPr>
          <w:sz w:val="22"/>
        </w:rPr>
        <w:t xml:space="preserve"> such as</w:t>
      </w:r>
      <w:r w:rsidRPr="00567FB4">
        <w:rPr>
          <w:sz w:val="22"/>
        </w:rPr>
        <w:t xml:space="preserve"> a </w:t>
      </w:r>
      <w:r w:rsidR="00E06832">
        <w:rPr>
          <w:sz w:val="22"/>
        </w:rPr>
        <w:t xml:space="preserve">Patient Safety Officer </w:t>
      </w:r>
      <w:r w:rsidRPr="00567FB4">
        <w:rPr>
          <w:sz w:val="22"/>
        </w:rPr>
        <w:t xml:space="preserve">to </w:t>
      </w:r>
      <w:r w:rsidR="00E06832">
        <w:rPr>
          <w:sz w:val="22"/>
        </w:rPr>
        <w:t xml:space="preserve">directly </w:t>
      </w:r>
      <w:r w:rsidRPr="00567FB4">
        <w:rPr>
          <w:sz w:val="22"/>
        </w:rPr>
        <w:t xml:space="preserve">see all </w:t>
      </w:r>
      <w:r w:rsidR="003B0942" w:rsidRPr="00567FB4">
        <w:rPr>
          <w:sz w:val="22"/>
        </w:rPr>
        <w:t>providers’</w:t>
      </w:r>
      <w:r w:rsidRPr="00567FB4">
        <w:rPr>
          <w:sz w:val="22"/>
        </w:rPr>
        <w:t xml:space="preserve"> AWARE tracked alerts through the Alert Cache Viewer</w:t>
      </w:r>
      <w:r w:rsidR="00E06832">
        <w:rPr>
          <w:sz w:val="22"/>
        </w:rPr>
        <w:t xml:space="preserve"> and/or QI Reporting Tool</w:t>
      </w:r>
      <w:r w:rsidRPr="00567FB4">
        <w:rPr>
          <w:sz w:val="22"/>
        </w:rPr>
        <w:t>.</w:t>
      </w:r>
    </w:p>
    <w:p w:rsidR="00B358B7" w:rsidRPr="00567FB4" w:rsidRDefault="00B358B7" w:rsidP="00B358B7">
      <w:pPr>
        <w:autoSpaceDE w:val="0"/>
        <w:autoSpaceDN w:val="0"/>
        <w:adjustRightInd w:val="0"/>
        <w:ind w:left="720"/>
        <w:rPr>
          <w:b/>
          <w:sz w:val="22"/>
        </w:rPr>
      </w:pPr>
    </w:p>
    <w:p w:rsidR="00B358B7" w:rsidRPr="00567FB4" w:rsidRDefault="00B358B7" w:rsidP="00B358B7">
      <w:pPr>
        <w:autoSpaceDE w:val="0"/>
        <w:autoSpaceDN w:val="0"/>
        <w:adjustRightInd w:val="0"/>
        <w:ind w:left="720"/>
        <w:rPr>
          <w:sz w:val="22"/>
        </w:rPr>
      </w:pPr>
      <w:r w:rsidRPr="00567FB4">
        <w:rPr>
          <w:sz w:val="22"/>
        </w:rPr>
        <w:t>Use the method below:</w:t>
      </w:r>
    </w:p>
    <w:p w:rsidR="00B358B7" w:rsidRPr="00567FB4" w:rsidRDefault="00B358B7" w:rsidP="00B358B7">
      <w:pPr>
        <w:rPr>
          <w:rFonts w:ascii="Lucida Console" w:hAnsi="Lucida Console" w:cs="Courier New"/>
          <w:sz w:val="20"/>
          <w:szCs w:val="20"/>
        </w:rPr>
      </w:pPr>
    </w:p>
    <w:p w:rsidR="00B358B7" w:rsidRPr="00567FB4" w:rsidRDefault="00B358B7" w:rsidP="00B358B7">
      <w:pPr>
        <w:ind w:firstLine="720"/>
        <w:rPr>
          <w:rFonts w:ascii="Lucida Console" w:hAnsi="Lucida Console" w:cs="Courier New"/>
          <w:b/>
          <w:sz w:val="20"/>
          <w:szCs w:val="20"/>
        </w:rPr>
      </w:pPr>
      <w:r w:rsidRPr="00567FB4">
        <w:rPr>
          <w:rFonts w:ascii="Lucida Console" w:hAnsi="Lucida Console" w:cs="Courier New"/>
          <w:b/>
          <w:sz w:val="20"/>
          <w:szCs w:val="20"/>
        </w:rPr>
        <w:t xml:space="preserve">Menu Management ... [XUMAINT]       </w:t>
      </w:r>
    </w:p>
    <w:p w:rsidR="00B358B7" w:rsidRPr="00567FB4" w:rsidRDefault="00B358B7" w:rsidP="00B358B7">
      <w:pPr>
        <w:ind w:firstLine="720"/>
        <w:rPr>
          <w:rFonts w:ascii="Lucida Console" w:hAnsi="Lucida Console" w:cs="Courier New"/>
          <w:b/>
          <w:sz w:val="20"/>
          <w:szCs w:val="20"/>
        </w:rPr>
      </w:pPr>
      <w:r w:rsidRPr="00567FB4">
        <w:rPr>
          <w:rFonts w:ascii="Lucida Console" w:hAnsi="Lucida Console" w:cs="Courier New"/>
          <w:sz w:val="20"/>
          <w:szCs w:val="20"/>
        </w:rPr>
        <w:t xml:space="preserve">&lt;CPM&gt; Select Menu Management Option: </w:t>
      </w:r>
      <w:r w:rsidRPr="00567FB4">
        <w:rPr>
          <w:rFonts w:ascii="Lucida Console" w:hAnsi="Lucida Console" w:cs="Courier New"/>
          <w:b/>
          <w:sz w:val="20"/>
          <w:szCs w:val="20"/>
        </w:rPr>
        <w:t>Key Management ... [XUKEYMGMT]</w:t>
      </w:r>
    </w:p>
    <w:p w:rsidR="00B358B7" w:rsidRPr="00567FB4" w:rsidRDefault="00B358B7" w:rsidP="00B358B7">
      <w:pPr>
        <w:ind w:left="720"/>
        <w:rPr>
          <w:rFonts w:ascii="Lucida Console" w:hAnsi="Lucida Console" w:cs="Courier New"/>
          <w:b/>
          <w:sz w:val="20"/>
          <w:szCs w:val="20"/>
        </w:rPr>
      </w:pPr>
      <w:r w:rsidRPr="00567FB4">
        <w:rPr>
          <w:rFonts w:ascii="Lucida Console" w:hAnsi="Lucida Console" w:cs="Courier New"/>
          <w:sz w:val="20"/>
          <w:szCs w:val="20"/>
        </w:rPr>
        <w:t xml:space="preserve">&lt;CPM&gt; Select Key Management Option: </w:t>
      </w:r>
      <w:r w:rsidRPr="00567FB4">
        <w:rPr>
          <w:rFonts w:ascii="Lucida Console" w:hAnsi="Lucida Console" w:cs="Courier New"/>
          <w:b/>
          <w:sz w:val="20"/>
          <w:szCs w:val="20"/>
        </w:rPr>
        <w:t>Allocation of Security Keys [XUKEYALL]</w:t>
      </w:r>
    </w:p>
    <w:p w:rsidR="00B358B7" w:rsidRPr="00567FB4" w:rsidRDefault="00B358B7" w:rsidP="00B358B7">
      <w:pPr>
        <w:ind w:firstLine="720"/>
        <w:rPr>
          <w:rFonts w:ascii="Lucida Console" w:hAnsi="Lucida Console" w:cs="Courier New"/>
          <w:b/>
          <w:sz w:val="20"/>
          <w:szCs w:val="20"/>
        </w:rPr>
      </w:pPr>
      <w:r w:rsidRPr="00567FB4">
        <w:rPr>
          <w:rFonts w:ascii="Lucida Console" w:hAnsi="Lucida Console" w:cs="Courier New"/>
          <w:sz w:val="20"/>
          <w:szCs w:val="20"/>
        </w:rPr>
        <w:t xml:space="preserve">Allocate key: </w:t>
      </w:r>
      <w:r w:rsidRPr="00567FB4">
        <w:rPr>
          <w:rFonts w:ascii="Lucida Console" w:hAnsi="Lucida Console" w:cs="Courier New"/>
          <w:b/>
          <w:sz w:val="20"/>
          <w:szCs w:val="20"/>
        </w:rPr>
        <w:t>VEFA AWARE ALL ALERT CACHE</w:t>
      </w:r>
    </w:p>
    <w:p w:rsidR="00B358B7" w:rsidRPr="00567FB4" w:rsidRDefault="00B358B7" w:rsidP="00B358B7">
      <w:pPr>
        <w:rPr>
          <w:rFonts w:ascii="Lucida Console" w:hAnsi="Lucida Console" w:cs="Courier New"/>
          <w:sz w:val="20"/>
          <w:szCs w:val="20"/>
        </w:rPr>
      </w:pPr>
    </w:p>
    <w:p w:rsidR="00B358B7" w:rsidRPr="00567FB4" w:rsidRDefault="00B358B7" w:rsidP="00B358B7">
      <w:pPr>
        <w:ind w:firstLine="720"/>
        <w:rPr>
          <w:rFonts w:ascii="Lucida Console" w:hAnsi="Lucida Console" w:cs="Courier New"/>
          <w:sz w:val="20"/>
          <w:szCs w:val="20"/>
        </w:rPr>
      </w:pPr>
      <w:r w:rsidRPr="00567FB4">
        <w:rPr>
          <w:rFonts w:ascii="Lucida Console" w:hAnsi="Lucida Console" w:cs="Courier New"/>
          <w:sz w:val="20"/>
          <w:szCs w:val="20"/>
        </w:rPr>
        <w:t xml:space="preserve">Another key: </w:t>
      </w:r>
    </w:p>
    <w:p w:rsidR="00B358B7" w:rsidRPr="00567FB4" w:rsidRDefault="00B358B7" w:rsidP="00B358B7">
      <w:pPr>
        <w:rPr>
          <w:rFonts w:ascii="Lucida Console" w:hAnsi="Lucida Console" w:cs="Courier New"/>
          <w:sz w:val="20"/>
          <w:szCs w:val="20"/>
        </w:rPr>
      </w:pPr>
      <w:r w:rsidRPr="00567FB4">
        <w:rPr>
          <w:rFonts w:ascii="Lucida Console" w:hAnsi="Lucida Console" w:cs="Courier New"/>
          <w:sz w:val="20"/>
          <w:szCs w:val="20"/>
        </w:rPr>
        <w:tab/>
      </w:r>
    </w:p>
    <w:p w:rsidR="00B358B7" w:rsidRPr="00567FB4" w:rsidRDefault="00B358B7" w:rsidP="00B358B7">
      <w:pPr>
        <w:ind w:firstLine="720"/>
        <w:rPr>
          <w:rFonts w:ascii="Lucida Console" w:hAnsi="Lucida Console" w:cs="Courier New"/>
          <w:sz w:val="20"/>
          <w:szCs w:val="20"/>
        </w:rPr>
      </w:pPr>
      <w:r w:rsidRPr="00567FB4">
        <w:rPr>
          <w:rFonts w:ascii="Lucida Console" w:hAnsi="Lucida Console" w:cs="Courier New"/>
          <w:sz w:val="20"/>
          <w:szCs w:val="20"/>
        </w:rPr>
        <w:t>Holder of key: CLINCOORDINATOR,XXX</w:t>
      </w:r>
    </w:p>
    <w:p w:rsidR="00B358B7" w:rsidRPr="00567FB4" w:rsidRDefault="00B358B7" w:rsidP="00B358B7">
      <w:pPr>
        <w:rPr>
          <w:rFonts w:ascii="Lucida Console" w:hAnsi="Lucida Console" w:cs="Courier New"/>
          <w:sz w:val="20"/>
          <w:szCs w:val="20"/>
        </w:rPr>
      </w:pPr>
    </w:p>
    <w:p w:rsidR="00B358B7" w:rsidRPr="00567FB4" w:rsidRDefault="00B358B7" w:rsidP="00B358B7">
      <w:pPr>
        <w:ind w:firstLine="720"/>
        <w:rPr>
          <w:rFonts w:ascii="Lucida Console" w:hAnsi="Lucida Console" w:cs="Courier New"/>
          <w:sz w:val="20"/>
          <w:szCs w:val="20"/>
        </w:rPr>
      </w:pPr>
      <w:r w:rsidRPr="00567FB4">
        <w:rPr>
          <w:rFonts w:ascii="Lucida Console" w:hAnsi="Lucida Console" w:cs="Courier New"/>
          <w:sz w:val="20"/>
          <w:szCs w:val="20"/>
        </w:rPr>
        <w:t xml:space="preserve">Another holder: </w:t>
      </w:r>
    </w:p>
    <w:p w:rsidR="00B358B7" w:rsidRPr="00567FB4" w:rsidRDefault="00B358B7" w:rsidP="00B358B7">
      <w:pPr>
        <w:rPr>
          <w:rFonts w:ascii="Lucida Console" w:hAnsi="Lucida Console" w:cs="Courier New"/>
          <w:sz w:val="20"/>
          <w:szCs w:val="20"/>
        </w:rPr>
      </w:pPr>
    </w:p>
    <w:p w:rsidR="00B358B7" w:rsidRPr="00567FB4" w:rsidRDefault="00B358B7" w:rsidP="00B358B7">
      <w:pPr>
        <w:ind w:firstLine="720"/>
        <w:rPr>
          <w:rFonts w:ascii="Lucida Console" w:hAnsi="Lucida Console" w:cs="Courier New"/>
          <w:sz w:val="20"/>
          <w:szCs w:val="20"/>
        </w:rPr>
      </w:pPr>
      <w:r w:rsidRPr="00567FB4">
        <w:rPr>
          <w:rFonts w:ascii="Lucida Console" w:hAnsi="Lucida Console" w:cs="Courier New"/>
          <w:sz w:val="20"/>
          <w:szCs w:val="20"/>
        </w:rPr>
        <w:t xml:space="preserve">You've selected the following keys: </w:t>
      </w:r>
    </w:p>
    <w:p w:rsidR="00B358B7" w:rsidRPr="00567FB4" w:rsidRDefault="00B358B7" w:rsidP="00B358B7">
      <w:pPr>
        <w:rPr>
          <w:rFonts w:ascii="Lucida Console" w:hAnsi="Lucida Console" w:cs="Courier New"/>
          <w:sz w:val="20"/>
          <w:szCs w:val="20"/>
        </w:rPr>
      </w:pPr>
    </w:p>
    <w:p w:rsidR="00B358B7" w:rsidRPr="00567FB4" w:rsidRDefault="00B358B7" w:rsidP="00B358B7">
      <w:pPr>
        <w:ind w:firstLine="720"/>
        <w:rPr>
          <w:rFonts w:ascii="Lucida Console" w:hAnsi="Lucida Console" w:cs="Courier New"/>
          <w:sz w:val="20"/>
          <w:szCs w:val="20"/>
        </w:rPr>
      </w:pPr>
      <w:r w:rsidRPr="00567FB4">
        <w:rPr>
          <w:rFonts w:ascii="Lucida Console" w:hAnsi="Lucida Console" w:cs="Courier New"/>
          <w:b/>
          <w:sz w:val="20"/>
          <w:szCs w:val="20"/>
        </w:rPr>
        <w:t>VEFA AWARE ALL ALERT CACHE</w:t>
      </w:r>
    </w:p>
    <w:p w:rsidR="00B358B7" w:rsidRPr="00567FB4" w:rsidRDefault="00B358B7" w:rsidP="00B358B7">
      <w:pPr>
        <w:ind w:firstLine="720"/>
        <w:rPr>
          <w:rFonts w:ascii="Lucida Console" w:hAnsi="Lucida Console" w:cs="Courier New"/>
          <w:sz w:val="20"/>
          <w:szCs w:val="20"/>
        </w:rPr>
      </w:pPr>
      <w:r w:rsidRPr="00567FB4">
        <w:rPr>
          <w:rFonts w:ascii="Lucida Console" w:hAnsi="Lucida Console" w:cs="Courier New"/>
          <w:sz w:val="20"/>
          <w:szCs w:val="20"/>
        </w:rPr>
        <w:t xml:space="preserve">You've selected the following holders: </w:t>
      </w:r>
    </w:p>
    <w:p w:rsidR="00B358B7" w:rsidRPr="00567FB4" w:rsidRDefault="00B358B7" w:rsidP="00B358B7">
      <w:pPr>
        <w:rPr>
          <w:rFonts w:ascii="Lucida Console" w:hAnsi="Lucida Console" w:cs="Courier New"/>
          <w:sz w:val="20"/>
          <w:szCs w:val="20"/>
        </w:rPr>
      </w:pPr>
    </w:p>
    <w:p w:rsidR="00B358B7" w:rsidRPr="00567FB4" w:rsidRDefault="00B358B7" w:rsidP="00B358B7">
      <w:pPr>
        <w:ind w:firstLine="720"/>
        <w:rPr>
          <w:rFonts w:ascii="Lucida Console" w:hAnsi="Lucida Console" w:cs="Courier New"/>
          <w:sz w:val="20"/>
          <w:szCs w:val="20"/>
        </w:rPr>
      </w:pPr>
      <w:r w:rsidRPr="00567FB4">
        <w:rPr>
          <w:rFonts w:ascii="Lucida Console" w:hAnsi="Lucida Console" w:cs="Courier New"/>
          <w:sz w:val="20"/>
          <w:szCs w:val="20"/>
        </w:rPr>
        <w:t>CLINCOORDINATOR,XXX</w:t>
      </w:r>
    </w:p>
    <w:p w:rsidR="00B358B7" w:rsidRPr="00567FB4" w:rsidRDefault="00B358B7" w:rsidP="00B358B7">
      <w:pPr>
        <w:rPr>
          <w:rFonts w:ascii="Lucida Console" w:hAnsi="Lucida Console" w:cs="Courier New"/>
          <w:sz w:val="20"/>
          <w:szCs w:val="20"/>
        </w:rPr>
      </w:pPr>
    </w:p>
    <w:p w:rsidR="00B358B7" w:rsidRDefault="00B358B7" w:rsidP="00B358B7">
      <w:pPr>
        <w:ind w:firstLine="720"/>
        <w:rPr>
          <w:rFonts w:ascii="Lucida Console" w:hAnsi="Lucida Console" w:cs="Courier New"/>
          <w:sz w:val="20"/>
          <w:szCs w:val="20"/>
        </w:rPr>
      </w:pPr>
      <w:r w:rsidRPr="00567FB4">
        <w:rPr>
          <w:rFonts w:ascii="Lucida Console" w:hAnsi="Lucida Console" w:cs="Courier New"/>
          <w:sz w:val="20"/>
          <w:szCs w:val="20"/>
        </w:rPr>
        <w:t xml:space="preserve">You are allocating keys.  Do you wish to proceed? YES// </w:t>
      </w:r>
    </w:p>
    <w:p w:rsidR="00886C3E" w:rsidRDefault="00886C3E" w:rsidP="00B358B7">
      <w:pPr>
        <w:ind w:firstLine="720"/>
        <w:rPr>
          <w:rFonts w:ascii="Lucida Console" w:hAnsi="Lucida Console" w:cs="Courier New"/>
          <w:sz w:val="20"/>
          <w:szCs w:val="20"/>
        </w:rPr>
      </w:pPr>
    </w:p>
    <w:p w:rsidR="00B358B7" w:rsidRPr="00020354" w:rsidRDefault="00B358B7" w:rsidP="00020354">
      <w:pPr>
        <w:pStyle w:val="ListParagraph"/>
        <w:numPr>
          <w:ilvl w:val="0"/>
          <w:numId w:val="41"/>
        </w:numPr>
        <w:rPr>
          <w:rFonts w:ascii="Lucida Console" w:hAnsi="Lucida Console" w:cs="Courier New"/>
          <w:sz w:val="20"/>
          <w:szCs w:val="20"/>
        </w:rPr>
      </w:pPr>
      <w:r w:rsidRPr="00886C3E">
        <w:rPr>
          <w:sz w:val="22"/>
          <w:szCs w:val="22"/>
        </w:rPr>
        <w:t>Connect the Alert Cache Viewer to the Tools Menu of AWARE CPRS.</w:t>
      </w:r>
    </w:p>
    <w:p w:rsidR="00B358B7" w:rsidRPr="00567FB4" w:rsidRDefault="00B358B7" w:rsidP="00B358B7">
      <w:pPr>
        <w:autoSpaceDE w:val="0"/>
        <w:autoSpaceDN w:val="0"/>
        <w:adjustRightInd w:val="0"/>
        <w:rPr>
          <w:rFonts w:ascii="r_ansi" w:hAnsi="r_ansi" w:cs="r_ansi"/>
          <w:b/>
          <w:sz w:val="20"/>
          <w:szCs w:val="20"/>
        </w:rPr>
      </w:pPr>
    </w:p>
    <w:p w:rsidR="00B358B7" w:rsidRPr="00567FB4" w:rsidRDefault="00B358B7" w:rsidP="00B358B7">
      <w:pPr>
        <w:autoSpaceDE w:val="0"/>
        <w:autoSpaceDN w:val="0"/>
        <w:adjustRightInd w:val="0"/>
        <w:ind w:firstLine="720"/>
        <w:rPr>
          <w:rFonts w:ascii="r_ansi" w:hAnsi="r_ansi" w:cs="r_ansi"/>
          <w:b/>
          <w:sz w:val="20"/>
          <w:szCs w:val="20"/>
        </w:rPr>
      </w:pPr>
      <w:r w:rsidRPr="00567FB4">
        <w:rPr>
          <w:rFonts w:ascii="r_ansi" w:hAnsi="r_ansi" w:cs="r_ansi"/>
          <w:b/>
          <w:sz w:val="20"/>
          <w:szCs w:val="20"/>
        </w:rPr>
        <w:t>Enter by user if preferred</w:t>
      </w:r>
    </w:p>
    <w:p w:rsidR="00B358B7" w:rsidRPr="00567FB4" w:rsidRDefault="00B358B7" w:rsidP="00B358B7">
      <w:pPr>
        <w:autoSpaceDE w:val="0"/>
        <w:autoSpaceDN w:val="0"/>
        <w:adjustRightInd w:val="0"/>
        <w:rPr>
          <w:rFonts w:ascii="r_ansi" w:hAnsi="r_ansi" w:cs="r_ansi"/>
          <w:sz w:val="20"/>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CPM&gt;D ^XQ1</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Select OPTION NAME: </w:t>
      </w:r>
      <w:r w:rsidRPr="00567FB4">
        <w:rPr>
          <w:rFonts w:cs="r_ansi"/>
          <w:b/>
          <w:sz w:val="22"/>
          <w:szCs w:val="20"/>
        </w:rPr>
        <w:t xml:space="preserve">ORW TOOL MENU ITEMS       </w:t>
      </w:r>
      <w:r w:rsidRPr="00567FB4">
        <w:rPr>
          <w:rFonts w:cs="r_ansi"/>
          <w:sz w:val="22"/>
          <w:szCs w:val="20"/>
        </w:rPr>
        <w:t>GUI Tool Menu Items</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GUI Tool Menu Items</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CPRS GUI Tools Menu may be set for the following:</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     1   User          USR    [choose from NEW PERSON]</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     2   Location      LOC    [choose from HOSPITAL LOCATION]</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     2.5 Service       SRV    [choose from SERVICE/SECTION]</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     3   Division      DIV    [choose from INSTITUTION]</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     4   System        SYS    [GOLD.VAINNOVATION.US]</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     9   Package       PKG    [ORDER ENTRY/RESULTS REPORTING]</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Enter selection: </w:t>
      </w:r>
      <w:r w:rsidRPr="00567FB4">
        <w:rPr>
          <w:rFonts w:cs="r_ansi"/>
          <w:b/>
          <w:sz w:val="22"/>
          <w:szCs w:val="20"/>
        </w:rPr>
        <w:t>1  User   NEW PERSON</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Select NEW PERSON NAME: PROVIDER,SEVEN</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Setting CPRS GUI Tools Menu  for User: PROVIDER,SEVEN -----------</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Select Sequence: 1</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Sequence: 1//    1</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Name=Command: AWAREAlertViewer=http://54.225.241.115/csp</w:t>
      </w:r>
      <w:r>
        <w:rPr>
          <w:rFonts w:cs="r_ansi"/>
          <w:sz w:val="22"/>
          <w:szCs w:val="20"/>
        </w:rPr>
        <w:t>test</w:t>
      </w:r>
      <w:r w:rsidRPr="00567FB4">
        <w:rPr>
          <w:rFonts w:cs="r_ansi"/>
          <w:sz w:val="22"/>
          <w:szCs w:val="20"/>
        </w:rPr>
        <w:t>/aware/alertcache/alert</w:t>
      </w:r>
    </w:p>
    <w:p w:rsidR="00B358B7" w:rsidRPr="00567FB4" w:rsidRDefault="00B358B7" w:rsidP="00B358B7">
      <w:pPr>
        <w:pStyle w:val="BodyText"/>
        <w:ind w:left="1440" w:firstLine="720"/>
        <w:rPr>
          <w:b/>
          <w:szCs w:val="20"/>
        </w:rPr>
      </w:pPr>
      <w:proofErr w:type="spellStart"/>
      <w:r w:rsidRPr="00567FB4">
        <w:rPr>
          <w:rFonts w:cs="r_ansi"/>
          <w:szCs w:val="20"/>
        </w:rPr>
        <w:t>cache.csp?yiicf</w:t>
      </w:r>
      <w:proofErr w:type="spellEnd"/>
      <w:r w:rsidRPr="00567FB4">
        <w:rPr>
          <w:rFonts w:cs="r_ansi"/>
          <w:szCs w:val="20"/>
        </w:rPr>
        <w:t xml:space="preserve">=%DUZ Replace </w:t>
      </w:r>
      <w:r w:rsidRPr="00567FB4">
        <w:rPr>
          <w:rFonts w:cs="r_ansi"/>
        </w:rPr>
        <w:sym w:font="Wingdings" w:char="F0DF"/>
      </w:r>
      <w:r w:rsidRPr="00567FB4">
        <w:rPr>
          <w:rFonts w:cs="r_ansi"/>
          <w:szCs w:val="20"/>
        </w:rPr>
        <w:t xml:space="preserve">--  enter the web </w:t>
      </w:r>
      <w:proofErr w:type="spellStart"/>
      <w:r w:rsidRPr="00567FB4">
        <w:rPr>
          <w:rFonts w:cs="r_ansi"/>
          <w:szCs w:val="20"/>
        </w:rPr>
        <w:t>url</w:t>
      </w:r>
      <w:proofErr w:type="spellEnd"/>
      <w:r w:rsidRPr="00567FB4">
        <w:rPr>
          <w:rFonts w:cs="r_ansi"/>
          <w:szCs w:val="20"/>
        </w:rPr>
        <w:t xml:space="preserve"> of </w:t>
      </w:r>
      <w:r>
        <w:rPr>
          <w:rFonts w:cs="r_ansi"/>
          <w:szCs w:val="20"/>
        </w:rPr>
        <w:t xml:space="preserve">the </w:t>
      </w:r>
      <w:proofErr w:type="spellStart"/>
      <w:r w:rsidRPr="00567FB4">
        <w:rPr>
          <w:rFonts w:cs="r_ansi"/>
          <w:szCs w:val="20"/>
        </w:rPr>
        <w:t>AlertCache</w:t>
      </w:r>
      <w:proofErr w:type="spellEnd"/>
      <w:r w:rsidRPr="00567FB4">
        <w:rPr>
          <w:rFonts w:cs="r_ansi"/>
          <w:szCs w:val="20"/>
        </w:rPr>
        <w:t xml:space="preserve"> Viewer program with appended argument ?</w:t>
      </w:r>
      <w:proofErr w:type="spellStart"/>
      <w:r w:rsidRPr="00567FB4">
        <w:rPr>
          <w:rFonts w:cs="r_ansi"/>
          <w:szCs w:val="20"/>
        </w:rPr>
        <w:t>Yiicf</w:t>
      </w:r>
      <w:proofErr w:type="spellEnd"/>
      <w:r w:rsidRPr="00567FB4">
        <w:rPr>
          <w:rFonts w:cs="r_ansi"/>
          <w:szCs w:val="20"/>
        </w:rPr>
        <w:t xml:space="preserve">=%DUZ. See the Administrator to get the web </w:t>
      </w:r>
      <w:proofErr w:type="spellStart"/>
      <w:r w:rsidRPr="00567FB4">
        <w:rPr>
          <w:rFonts w:cs="r_ansi"/>
          <w:szCs w:val="20"/>
        </w:rPr>
        <w:t>url</w:t>
      </w:r>
      <w:proofErr w:type="spellEnd"/>
      <w:r w:rsidRPr="00567FB4">
        <w:rPr>
          <w:rFonts w:cs="r_ansi"/>
          <w:szCs w:val="20"/>
        </w:rPr>
        <w:t xml:space="preserve"> and for setting Alert Cache Viewer using the </w:t>
      </w:r>
      <w:r w:rsidRPr="00567FB4">
        <w:t>T4_AWARE_InstallGde-Kids_CSP doc. (</w:t>
      </w:r>
      <w:r w:rsidRPr="00567FB4">
        <w:rPr>
          <w:b/>
          <w:szCs w:val="20"/>
        </w:rPr>
        <w:t xml:space="preserve">where </w:t>
      </w:r>
      <w:r w:rsidRPr="00567FB4">
        <w:rPr>
          <w:b/>
        </w:rPr>
        <w:t xml:space="preserve">54.225.241.115 is </w:t>
      </w:r>
      <w:r w:rsidRPr="00567FB4">
        <w:rPr>
          <w:b/>
          <w:szCs w:val="20"/>
        </w:rPr>
        <w:t xml:space="preserve">an example site AWARE Windows server </w:t>
      </w:r>
      <w:proofErr w:type="spellStart"/>
      <w:r w:rsidRPr="00567FB4">
        <w:rPr>
          <w:b/>
          <w:szCs w:val="20"/>
        </w:rPr>
        <w:t>ip</w:t>
      </w:r>
      <w:proofErr w:type="spellEnd"/>
      <w:r w:rsidRPr="00567FB4">
        <w:rPr>
          <w:b/>
          <w:szCs w:val="20"/>
        </w:rPr>
        <w:t xml:space="preserve"> address</w:t>
      </w:r>
      <w:r>
        <w:rPr>
          <w:b/>
          <w:szCs w:val="20"/>
        </w:rPr>
        <w:t>. Note, this may be installed on another server for Cache CSP pages such as a Regional Cache CSP server</w:t>
      </w:r>
      <w:r w:rsidRPr="00567FB4">
        <w:rPr>
          <w:b/>
          <w:szCs w:val="20"/>
        </w:rPr>
        <w:t>)</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Enter by system if preferred:</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CPM&gt;D ^XQ1</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Select OPTION NAME: </w:t>
      </w:r>
      <w:r w:rsidRPr="00567FB4">
        <w:rPr>
          <w:rFonts w:cs="r_ansi"/>
          <w:b/>
          <w:sz w:val="22"/>
          <w:szCs w:val="20"/>
        </w:rPr>
        <w:t>ORW TOOL MENU ITEMS</w:t>
      </w:r>
      <w:r w:rsidRPr="00567FB4">
        <w:rPr>
          <w:rFonts w:cs="r_ansi"/>
          <w:sz w:val="22"/>
          <w:szCs w:val="20"/>
        </w:rPr>
        <w:t xml:space="preserve">       GUI Tool Menu Items</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GUI Tool Menu Items</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CPRS GUI Tools Menu may be set for the following:</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     1   User          USR    [choose from NEW PERSON]</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     2   Location      LOC    [choose from HOSPITAL LOCATION]</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     2.5 Service       SRV    [choose from SERVICE/SECTION]</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     3   Division      DIV    [choose from INSTITUTION]</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     4   System        SYS    [GOLD.VAINNOVATION.US]</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     9   Package       PKG    [ORDER ENTRY/RESULTS REPORTING]</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Enter selection</w:t>
      </w:r>
      <w:r w:rsidRPr="00567FB4">
        <w:rPr>
          <w:rFonts w:cs="r_ansi"/>
          <w:b/>
          <w:sz w:val="22"/>
          <w:szCs w:val="20"/>
        </w:rPr>
        <w:t>: 4  System   GOLD.VAINNOVATION.US</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Setting CPRS GUI Tools Menu for System: GOLD.VAINNOVATION.US -------</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Select Sequence: ?</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Sequence  Value</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1         </w:t>
      </w:r>
      <w:proofErr w:type="spellStart"/>
      <w:r w:rsidRPr="00567FB4">
        <w:rPr>
          <w:rFonts w:cs="r_ansi"/>
          <w:sz w:val="22"/>
          <w:szCs w:val="20"/>
        </w:rPr>
        <w:t>VistA</w:t>
      </w:r>
      <w:proofErr w:type="spellEnd"/>
      <w:r w:rsidRPr="00567FB4">
        <w:rPr>
          <w:rFonts w:cs="r_ansi"/>
          <w:sz w:val="22"/>
          <w:szCs w:val="20"/>
        </w:rPr>
        <w:t xml:space="preserve"> Imaging Display="C:\Program Files\</w:t>
      </w:r>
      <w:proofErr w:type="spellStart"/>
      <w:r w:rsidRPr="00567FB4">
        <w:rPr>
          <w:rFonts w:cs="r_ansi"/>
          <w:sz w:val="22"/>
          <w:szCs w:val="20"/>
        </w:rPr>
        <w:t>VistA</w:t>
      </w:r>
      <w:proofErr w:type="spellEnd"/>
      <w:r w:rsidRPr="00567FB4">
        <w:rPr>
          <w:rFonts w:cs="r_ansi"/>
          <w:sz w:val="22"/>
          <w:szCs w:val="20"/>
        </w:rPr>
        <w:t>\Imaging\</w:t>
      </w:r>
      <w:proofErr w:type="spellStart"/>
      <w:r w:rsidRPr="00567FB4">
        <w:rPr>
          <w:rFonts w:cs="r_ansi"/>
          <w:sz w:val="22"/>
          <w:szCs w:val="20"/>
        </w:rPr>
        <w:t>MagImageDisplay</w:t>
      </w:r>
      <w:proofErr w:type="spellEnd"/>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2         </w:t>
      </w:r>
      <w:proofErr w:type="spellStart"/>
      <w:r w:rsidRPr="00567FB4">
        <w:rPr>
          <w:rFonts w:cs="r_ansi"/>
          <w:sz w:val="22"/>
          <w:szCs w:val="20"/>
        </w:rPr>
        <w:t>VistA</w:t>
      </w:r>
      <w:proofErr w:type="spellEnd"/>
      <w:r w:rsidRPr="00567FB4">
        <w:rPr>
          <w:rFonts w:cs="r_ansi"/>
          <w:sz w:val="22"/>
          <w:szCs w:val="20"/>
        </w:rPr>
        <w:t xml:space="preserve"> Imaging Capture="C:\Program Files\</w:t>
      </w:r>
      <w:proofErr w:type="spellStart"/>
      <w:r w:rsidRPr="00567FB4">
        <w:rPr>
          <w:rFonts w:cs="r_ansi"/>
          <w:sz w:val="22"/>
          <w:szCs w:val="20"/>
        </w:rPr>
        <w:t>VistA</w:t>
      </w:r>
      <w:proofErr w:type="spellEnd"/>
      <w:r w:rsidRPr="00567FB4">
        <w:rPr>
          <w:rFonts w:cs="r_ansi"/>
          <w:sz w:val="22"/>
          <w:szCs w:val="20"/>
        </w:rPr>
        <w:t>\Imaging\TELE19N.EXE" %D</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3         Primary Care Almanac(FK)="https://secure.vssc.med.va.gov/</w:t>
      </w:r>
      <w:proofErr w:type="spellStart"/>
      <w:r w:rsidRPr="00567FB4">
        <w:rPr>
          <w:rFonts w:cs="r_ansi"/>
          <w:sz w:val="22"/>
          <w:szCs w:val="20"/>
        </w:rPr>
        <w:t>pcalmanac</w:t>
      </w:r>
      <w:proofErr w:type="spellEnd"/>
      <w:r w:rsidRPr="00567FB4">
        <w:rPr>
          <w:rFonts w:cs="r_ansi"/>
          <w:sz w:val="22"/>
          <w:szCs w:val="20"/>
        </w:rPr>
        <w:t>/</w:t>
      </w:r>
      <w:proofErr w:type="spellStart"/>
      <w:r w:rsidRPr="00567FB4">
        <w:rPr>
          <w:rFonts w:cs="r_ansi"/>
          <w:sz w:val="22"/>
          <w:szCs w:val="20"/>
        </w:rPr>
        <w:t>st</w:t>
      </w:r>
      <w:proofErr w:type="spellEnd"/>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4         Primary Care Almanac Test="https://secure.vssc.med.va.gov/</w:t>
      </w:r>
      <w:proofErr w:type="spellStart"/>
      <w:r w:rsidRPr="00567FB4">
        <w:rPr>
          <w:rFonts w:cs="r_ansi"/>
          <w:sz w:val="22"/>
          <w:szCs w:val="20"/>
        </w:rPr>
        <w:t>pcalmanac</w:t>
      </w:r>
      <w:proofErr w:type="spellEnd"/>
      <w:r w:rsidRPr="00567FB4">
        <w:rPr>
          <w:rFonts w:cs="r_ansi"/>
          <w:sz w:val="22"/>
          <w:szCs w:val="20"/>
        </w:rPr>
        <w:t>/s</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Select Sequence: 5</w:t>
      </w:r>
    </w:p>
    <w:p w:rsidR="00B358B7" w:rsidRPr="00567FB4" w:rsidRDefault="00B358B7" w:rsidP="00B358B7">
      <w:pPr>
        <w:autoSpaceDE w:val="0"/>
        <w:autoSpaceDN w:val="0"/>
        <w:adjustRightInd w:val="0"/>
        <w:ind w:left="720"/>
        <w:rPr>
          <w:rFonts w:cs="r_ansi"/>
          <w:b/>
          <w:sz w:val="22"/>
          <w:szCs w:val="20"/>
        </w:rPr>
      </w:pPr>
      <w:r w:rsidRPr="00567FB4">
        <w:rPr>
          <w:rFonts w:cs="r_ansi"/>
          <w:b/>
          <w:sz w:val="22"/>
          <w:szCs w:val="20"/>
        </w:rPr>
        <w:t>Are you adding 5 as a new Sequence? Yes// YES</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Sequence: 5//    5</w:t>
      </w:r>
    </w:p>
    <w:p w:rsidR="00B358B7" w:rsidRPr="00567FB4" w:rsidRDefault="00B358B7" w:rsidP="00B358B7">
      <w:pPr>
        <w:pStyle w:val="BodyText"/>
        <w:ind w:left="1440" w:firstLine="720"/>
        <w:rPr>
          <w:b/>
          <w:color w:val="0000FF"/>
          <w:szCs w:val="20"/>
        </w:rPr>
      </w:pPr>
      <w:r w:rsidRPr="00567FB4">
        <w:rPr>
          <w:rFonts w:cs="r_ansi"/>
          <w:szCs w:val="20"/>
        </w:rPr>
        <w:t>Name=Command: AWAREAlertViewer=http://54.225.241.115/csp</w:t>
      </w:r>
      <w:r>
        <w:rPr>
          <w:rFonts w:cs="r_ansi"/>
          <w:szCs w:val="20"/>
        </w:rPr>
        <w:t>test</w:t>
      </w:r>
      <w:r w:rsidRPr="00567FB4">
        <w:rPr>
          <w:rFonts w:cs="r_ansi"/>
          <w:szCs w:val="20"/>
        </w:rPr>
        <w:t xml:space="preserve">/aware/alertcache/alertcache.csp?yiicf=%DUZ Replace </w:t>
      </w:r>
      <w:r w:rsidRPr="00567FB4">
        <w:rPr>
          <w:rFonts w:cs="r_ansi"/>
        </w:rPr>
        <w:sym w:font="Wingdings" w:char="F0DF"/>
      </w:r>
      <w:r w:rsidRPr="00567FB4">
        <w:rPr>
          <w:rFonts w:cs="r_ansi"/>
          <w:szCs w:val="20"/>
        </w:rPr>
        <w:t xml:space="preserve">--  enter the web </w:t>
      </w:r>
      <w:proofErr w:type="spellStart"/>
      <w:r w:rsidRPr="00567FB4">
        <w:rPr>
          <w:rFonts w:cs="r_ansi"/>
          <w:szCs w:val="20"/>
        </w:rPr>
        <w:t>url</w:t>
      </w:r>
      <w:proofErr w:type="spellEnd"/>
      <w:r w:rsidRPr="00567FB4">
        <w:rPr>
          <w:rFonts w:cs="r_ansi"/>
          <w:szCs w:val="20"/>
        </w:rPr>
        <w:t xml:space="preserve"> of </w:t>
      </w:r>
      <w:r>
        <w:rPr>
          <w:rFonts w:cs="r_ansi"/>
          <w:szCs w:val="20"/>
        </w:rPr>
        <w:t xml:space="preserve">the </w:t>
      </w:r>
      <w:r w:rsidRPr="00567FB4">
        <w:rPr>
          <w:rFonts w:cs="r_ansi"/>
          <w:szCs w:val="20"/>
        </w:rPr>
        <w:t>Alert Cache Viewer program with appended argument ?</w:t>
      </w:r>
      <w:proofErr w:type="spellStart"/>
      <w:r w:rsidRPr="00567FB4">
        <w:rPr>
          <w:rFonts w:cs="r_ansi"/>
          <w:szCs w:val="20"/>
        </w:rPr>
        <w:t>Yiicf</w:t>
      </w:r>
      <w:proofErr w:type="spellEnd"/>
      <w:r w:rsidRPr="00567FB4">
        <w:rPr>
          <w:rFonts w:cs="r_ansi"/>
          <w:szCs w:val="20"/>
        </w:rPr>
        <w:t>=%DUZ</w:t>
      </w:r>
      <w:r>
        <w:rPr>
          <w:rFonts w:cs="r_ansi"/>
          <w:szCs w:val="20"/>
        </w:rPr>
        <w:t>. See</w:t>
      </w:r>
      <w:r w:rsidRPr="00567FB4">
        <w:rPr>
          <w:rFonts w:cs="r_ansi"/>
          <w:szCs w:val="20"/>
        </w:rPr>
        <w:t xml:space="preserve"> the Administrator for getting the web </w:t>
      </w:r>
      <w:proofErr w:type="spellStart"/>
      <w:r w:rsidRPr="00567FB4">
        <w:rPr>
          <w:rFonts w:cs="r_ansi"/>
          <w:szCs w:val="20"/>
        </w:rPr>
        <w:t>url</w:t>
      </w:r>
      <w:proofErr w:type="spellEnd"/>
      <w:r w:rsidRPr="00567FB4">
        <w:rPr>
          <w:rFonts w:cs="r_ansi"/>
          <w:szCs w:val="20"/>
        </w:rPr>
        <w:t xml:space="preserve"> and or setting up the Alert Cache Viewer using the </w:t>
      </w:r>
      <w:r w:rsidRPr="00567FB4">
        <w:t>T4_AWARE_InstallGde-Kids_CSP doc. (</w:t>
      </w:r>
      <w:r w:rsidRPr="00567FB4">
        <w:rPr>
          <w:b/>
          <w:szCs w:val="20"/>
        </w:rPr>
        <w:t xml:space="preserve">where </w:t>
      </w:r>
      <w:r w:rsidRPr="00567FB4">
        <w:rPr>
          <w:b/>
        </w:rPr>
        <w:t xml:space="preserve">54.225.241.115 is </w:t>
      </w:r>
      <w:r w:rsidRPr="00567FB4">
        <w:rPr>
          <w:b/>
          <w:szCs w:val="20"/>
        </w:rPr>
        <w:t xml:space="preserve">an example site specific AWARE Windows server </w:t>
      </w:r>
      <w:proofErr w:type="spellStart"/>
      <w:r w:rsidRPr="00567FB4">
        <w:rPr>
          <w:b/>
          <w:szCs w:val="20"/>
        </w:rPr>
        <w:t>ip</w:t>
      </w:r>
      <w:proofErr w:type="spellEnd"/>
      <w:r w:rsidRPr="00567FB4">
        <w:rPr>
          <w:b/>
          <w:szCs w:val="20"/>
        </w:rPr>
        <w:t xml:space="preserve"> address</w:t>
      </w:r>
      <w:r>
        <w:rPr>
          <w:b/>
          <w:szCs w:val="20"/>
        </w:rPr>
        <w:t>.</w:t>
      </w:r>
      <w:r w:rsidRPr="00D65C97">
        <w:rPr>
          <w:b/>
          <w:szCs w:val="20"/>
        </w:rPr>
        <w:t xml:space="preserve"> </w:t>
      </w:r>
      <w:r>
        <w:rPr>
          <w:b/>
          <w:szCs w:val="20"/>
        </w:rPr>
        <w:t>Note, this may be another server and unique folder for Cache CSP pages such as a Regional Cache CSP server</w:t>
      </w:r>
      <w:r w:rsidRPr="00567FB4">
        <w:rPr>
          <w:b/>
          <w:szCs w:val="20"/>
        </w:rPr>
        <w:t>)</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Select Sequence: ?</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Sequence  Value</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1         </w:t>
      </w:r>
      <w:proofErr w:type="spellStart"/>
      <w:r w:rsidRPr="00567FB4">
        <w:rPr>
          <w:rFonts w:cs="r_ansi"/>
          <w:sz w:val="22"/>
          <w:szCs w:val="20"/>
        </w:rPr>
        <w:t>VistA</w:t>
      </w:r>
      <w:proofErr w:type="spellEnd"/>
      <w:r w:rsidRPr="00567FB4">
        <w:rPr>
          <w:rFonts w:cs="r_ansi"/>
          <w:sz w:val="22"/>
          <w:szCs w:val="20"/>
        </w:rPr>
        <w:t xml:space="preserve"> Imaging Display="C:\Program Files\</w:t>
      </w:r>
      <w:proofErr w:type="spellStart"/>
      <w:r w:rsidRPr="00567FB4">
        <w:rPr>
          <w:rFonts w:cs="r_ansi"/>
          <w:sz w:val="22"/>
          <w:szCs w:val="20"/>
        </w:rPr>
        <w:t>VistA</w:t>
      </w:r>
      <w:proofErr w:type="spellEnd"/>
      <w:r w:rsidRPr="00567FB4">
        <w:rPr>
          <w:rFonts w:cs="r_ansi"/>
          <w:sz w:val="22"/>
          <w:szCs w:val="20"/>
        </w:rPr>
        <w:t>\Imaging\</w:t>
      </w:r>
      <w:proofErr w:type="spellStart"/>
      <w:r w:rsidRPr="00567FB4">
        <w:rPr>
          <w:rFonts w:cs="r_ansi"/>
          <w:sz w:val="22"/>
          <w:szCs w:val="20"/>
        </w:rPr>
        <w:t>MagImageDisplay</w:t>
      </w:r>
      <w:proofErr w:type="spellEnd"/>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2         </w:t>
      </w:r>
      <w:proofErr w:type="spellStart"/>
      <w:r w:rsidRPr="00567FB4">
        <w:rPr>
          <w:rFonts w:cs="r_ansi"/>
          <w:sz w:val="22"/>
          <w:szCs w:val="20"/>
        </w:rPr>
        <w:t>VistA</w:t>
      </w:r>
      <w:proofErr w:type="spellEnd"/>
      <w:r w:rsidRPr="00567FB4">
        <w:rPr>
          <w:rFonts w:cs="r_ansi"/>
          <w:sz w:val="22"/>
          <w:szCs w:val="20"/>
        </w:rPr>
        <w:t xml:space="preserve"> Imaging Capture="C:\Program Files\</w:t>
      </w:r>
      <w:proofErr w:type="spellStart"/>
      <w:r w:rsidRPr="00567FB4">
        <w:rPr>
          <w:rFonts w:cs="r_ansi"/>
          <w:sz w:val="22"/>
          <w:szCs w:val="20"/>
        </w:rPr>
        <w:t>VistA</w:t>
      </w:r>
      <w:proofErr w:type="spellEnd"/>
      <w:r w:rsidRPr="00567FB4">
        <w:rPr>
          <w:rFonts w:cs="r_ansi"/>
          <w:sz w:val="22"/>
          <w:szCs w:val="20"/>
        </w:rPr>
        <w:t>\Imaging\TELE19N.EXE" %D</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3         Primary Care Almanac(FK)="https://secure.vssc.med.va.gov/</w:t>
      </w:r>
      <w:proofErr w:type="spellStart"/>
      <w:r w:rsidRPr="00567FB4">
        <w:rPr>
          <w:rFonts w:cs="r_ansi"/>
          <w:sz w:val="22"/>
          <w:szCs w:val="20"/>
        </w:rPr>
        <w:t>pcalmanac</w:t>
      </w:r>
      <w:proofErr w:type="spellEnd"/>
      <w:r w:rsidRPr="00567FB4">
        <w:rPr>
          <w:rFonts w:cs="r_ansi"/>
          <w:sz w:val="22"/>
          <w:szCs w:val="20"/>
        </w:rPr>
        <w:t>/</w:t>
      </w:r>
      <w:proofErr w:type="spellStart"/>
      <w:r w:rsidRPr="00567FB4">
        <w:rPr>
          <w:rFonts w:cs="r_ansi"/>
          <w:sz w:val="22"/>
          <w:szCs w:val="20"/>
        </w:rPr>
        <w:t>st</w:t>
      </w:r>
      <w:proofErr w:type="spellEnd"/>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4         Primary Care Almanac Test="https://secure.vssc.med.va.gov/</w:t>
      </w:r>
      <w:proofErr w:type="spellStart"/>
      <w:r w:rsidRPr="00567FB4">
        <w:rPr>
          <w:rFonts w:cs="r_ansi"/>
          <w:sz w:val="22"/>
          <w:szCs w:val="20"/>
        </w:rPr>
        <w:t>pcalmanac</w:t>
      </w:r>
      <w:proofErr w:type="spellEnd"/>
      <w:r w:rsidRPr="00567FB4">
        <w:rPr>
          <w:rFonts w:cs="r_ansi"/>
          <w:sz w:val="22"/>
          <w:szCs w:val="20"/>
        </w:rPr>
        <w:t>/s</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5         AWAREAlertViewer=http://54.225.241.115/csp</w:t>
      </w:r>
      <w:r>
        <w:rPr>
          <w:rFonts w:cs="r_ansi"/>
          <w:sz w:val="22"/>
          <w:szCs w:val="20"/>
        </w:rPr>
        <w:t>test</w:t>
      </w:r>
      <w:r w:rsidRPr="00567FB4">
        <w:rPr>
          <w:rFonts w:cs="r_ansi"/>
          <w:sz w:val="22"/>
          <w:szCs w:val="20"/>
        </w:rPr>
        <w:t>/aware/alertcache/alertcache.csp?yiicf=%DUZ</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Select Sequence: ^</w:t>
      </w:r>
    </w:p>
    <w:p w:rsidR="00B358B7" w:rsidRPr="00567FB4" w:rsidRDefault="00B358B7" w:rsidP="00B358B7">
      <w:pPr>
        <w:autoSpaceDE w:val="0"/>
        <w:autoSpaceDN w:val="0"/>
        <w:adjustRightInd w:val="0"/>
        <w:ind w:left="720"/>
        <w:rPr>
          <w:rFonts w:cs="r_ansi"/>
          <w:sz w:val="22"/>
          <w:szCs w:val="20"/>
        </w:rPr>
      </w:pPr>
    </w:p>
    <w:p w:rsidR="00B358B7" w:rsidRDefault="00B358B7" w:rsidP="00B358B7">
      <w:pPr>
        <w:autoSpaceDE w:val="0"/>
        <w:autoSpaceDN w:val="0"/>
        <w:adjustRightInd w:val="0"/>
        <w:ind w:left="720"/>
        <w:rPr>
          <w:rFonts w:cs="r_ansi"/>
          <w:sz w:val="22"/>
          <w:szCs w:val="20"/>
        </w:rPr>
      </w:pPr>
      <w:r w:rsidRPr="00567FB4">
        <w:rPr>
          <w:rFonts w:cs="r_ansi"/>
          <w:sz w:val="22"/>
          <w:szCs w:val="20"/>
        </w:rPr>
        <w:t xml:space="preserve">CPM&gt;     </w:t>
      </w:r>
    </w:p>
    <w:p w:rsidR="00156E6D" w:rsidRDefault="00156E6D" w:rsidP="00602098">
      <w:pPr>
        <w:pStyle w:val="Heading1"/>
        <w:numPr>
          <w:ilvl w:val="0"/>
          <w:numId w:val="0"/>
        </w:numPr>
      </w:pPr>
      <w:bookmarkStart w:id="57" w:name="_Toc439869806"/>
      <w:r>
        <w:t>5.</w:t>
      </w:r>
      <w:r w:rsidR="00602098">
        <w:t>5</w:t>
      </w:r>
      <w:r>
        <w:t xml:space="preserve"> Set Up CPRS/AWARE </w:t>
      </w:r>
      <w:r w:rsidRPr="00567FB4">
        <w:t>to Use FAT COM Object</w:t>
      </w:r>
      <w:bookmarkEnd w:id="57"/>
      <w:r>
        <w:t xml:space="preserve"> </w:t>
      </w:r>
    </w:p>
    <w:p w:rsidR="00F365B0" w:rsidRPr="00450142" w:rsidRDefault="00F365B0" w:rsidP="00F365B0">
      <w:pPr>
        <w:pStyle w:val="BodyText"/>
        <w:rPr>
          <w:b/>
        </w:rPr>
      </w:pPr>
      <w:r>
        <w:rPr>
          <w:b/>
        </w:rPr>
        <w:t>A</w:t>
      </w:r>
      <w:r w:rsidRPr="00450142">
        <w:rPr>
          <w:b/>
        </w:rPr>
        <w:t xml:space="preserve">n OI&amp;IT Specialist with administrative privileges on a local workstation </w:t>
      </w:r>
      <w:r>
        <w:rPr>
          <w:b/>
        </w:rPr>
        <w:t>is required to install the AWARE Executable and DLL on a user workstation</w:t>
      </w:r>
      <w:r w:rsidRPr="00450142">
        <w:rPr>
          <w:b/>
        </w:rPr>
        <w:t>. It can also be accomplished by any user who has administrator privileges on a local workstation.</w:t>
      </w:r>
    </w:p>
    <w:p w:rsidR="005372C5" w:rsidRDefault="005372C5" w:rsidP="00CF59F1">
      <w:pPr>
        <w:pStyle w:val="BodyText"/>
      </w:pPr>
      <w:r w:rsidRPr="00567FB4">
        <w:t>Set up CPRS/AWARE to use FAT COM object</w:t>
      </w:r>
      <w:r>
        <w:t xml:space="preserve"> on a local workstation.</w:t>
      </w:r>
    </w:p>
    <w:p w:rsidR="00156E6D" w:rsidRDefault="00156E6D" w:rsidP="00156E6D">
      <w:pPr>
        <w:pStyle w:val="Heading2"/>
        <w:numPr>
          <w:ilvl w:val="0"/>
          <w:numId w:val="0"/>
        </w:numPr>
      </w:pPr>
      <w:bookmarkStart w:id="58" w:name="_Toc419054983"/>
      <w:bookmarkStart w:id="59" w:name="_Toc439869807"/>
      <w:r>
        <w:t>5.</w:t>
      </w:r>
      <w:r w:rsidR="00602098">
        <w:t>5</w:t>
      </w:r>
      <w:r>
        <w:t xml:space="preserve">.1 </w:t>
      </w:r>
      <w:r w:rsidRPr="00567FB4">
        <w:t>AWARE CPRS Executable</w:t>
      </w:r>
      <w:bookmarkEnd w:id="58"/>
      <w:bookmarkEnd w:id="59"/>
    </w:p>
    <w:p w:rsidR="00156E6D" w:rsidRPr="005372C5" w:rsidRDefault="00156E6D" w:rsidP="00CF59F1">
      <w:pPr>
        <w:pStyle w:val="BodyText"/>
        <w:rPr>
          <w:b/>
        </w:rPr>
      </w:pPr>
    </w:p>
    <w:p w:rsidR="00CF59F1" w:rsidRDefault="00CF59F1" w:rsidP="00CF59F1">
      <w:pPr>
        <w:pStyle w:val="BodyText"/>
      </w:pPr>
      <w:r>
        <w:t xml:space="preserve">AWARE contains a customized CPRS executable that must be installed on the user’s workstation in order to see the new AWARE Alert Pop-Up notifications. The custom executable “CPRSChart_AWARE.exe” can be installed manually or automatically using the AWARE InstallShield Wizard. </w:t>
      </w:r>
    </w:p>
    <w:p w:rsidR="00CF59F1" w:rsidRDefault="00CF59F1" w:rsidP="00CF59F1">
      <w:pPr>
        <w:pStyle w:val="BodyText"/>
      </w:pPr>
    </w:p>
    <w:p w:rsidR="00CF59F1" w:rsidRPr="00567FB4" w:rsidRDefault="00CF59F1" w:rsidP="00CF59F1">
      <w:pPr>
        <w:pStyle w:val="BodyText"/>
      </w:pPr>
      <w:r w:rsidRPr="00567FB4">
        <w:t xml:space="preserve">Download </w:t>
      </w:r>
      <w:r>
        <w:t xml:space="preserve">the CPRS_AWARE_v_1_x.zip </w:t>
      </w:r>
      <w:r w:rsidRPr="00567FB4">
        <w:t xml:space="preserve">these files from the AWARE download FTP site </w:t>
      </w:r>
      <w:r>
        <w:t>(</w:t>
      </w:r>
      <w:r w:rsidRPr="008C6FC9">
        <w:rPr>
          <w:iCs w:val="0"/>
          <w:color w:val="0000FF"/>
          <w:u w:val="single"/>
        </w:rPr>
        <w:t>https://54.225.241.69/svn/aware/Deployment/AWARE Version 1.1.</w:t>
      </w:r>
      <w:r>
        <w:rPr>
          <w:iCs w:val="0"/>
          <w:color w:val="0000FF"/>
          <w:u w:val="single"/>
        </w:rPr>
        <w:t>x/</w:t>
      </w:r>
      <w:r w:rsidRPr="00180B8F">
        <w:rPr>
          <w:rFonts w:ascii="Arial" w:hAnsi="Arial" w:cs="Arial"/>
          <w:iCs w:val="0"/>
          <w:sz w:val="24"/>
          <w:szCs w:val="24"/>
        </w:rPr>
        <w:t>)</w:t>
      </w:r>
      <w:r w:rsidRPr="00567FB4">
        <w:t xml:space="preserve"> to a local location</w:t>
      </w:r>
      <w:r>
        <w:t>. The Subversion Username is “</w:t>
      </w:r>
      <w:r>
        <w:rPr>
          <w:b/>
        </w:rPr>
        <w:t>awareva</w:t>
      </w:r>
      <w:r>
        <w:t>” and the password is “</w:t>
      </w:r>
      <w:r>
        <w:rPr>
          <w:b/>
        </w:rPr>
        <w:t>P@sswd!</w:t>
      </w:r>
      <w:r>
        <w:t xml:space="preserve">”. </w:t>
      </w:r>
      <w:r w:rsidRPr="00567FB4">
        <w:t xml:space="preserve">For use in a VA Beta Test account, </w:t>
      </w:r>
      <w:r>
        <w:lastRenderedPageBreak/>
        <w:t xml:space="preserve">extract </w:t>
      </w:r>
      <w:r w:rsidRPr="00567FB4">
        <w:t>an AWARE customized CPRS executable</w:t>
      </w:r>
      <w:r>
        <w:t xml:space="preserve"> for AWARE</w:t>
      </w:r>
      <w:r w:rsidRPr="00567FB4">
        <w:t xml:space="preserve"> and auxiliary files Borlndmm.dll, CPRS.cnt, and CPRS.hlp can be placed </w:t>
      </w:r>
      <w:r>
        <w:t xml:space="preserve">manually </w:t>
      </w:r>
      <w:r w:rsidRPr="00567FB4">
        <w:t>on a test user workstation into an AWARECPRS or other appropriate folder</w:t>
      </w:r>
      <w:r>
        <w:t>,</w:t>
      </w:r>
      <w:r w:rsidRPr="00567FB4">
        <w:t xml:space="preserve"> </w:t>
      </w:r>
      <w:r>
        <w:t xml:space="preserve">You can rename the CPRS executable for AWARE as CPRSChart_AWARE.exe. </w:t>
      </w:r>
      <w:r w:rsidRPr="00567FB4">
        <w:t>A shortcut should be created pointing to this executable and to the VA Beta test account DSN name or IP (i.e., test.charleston.med.va.gov</w:t>
      </w:r>
      <w:r>
        <w:t xml:space="preserve"> or test.longbeach.med.va.gov</w:t>
      </w:r>
      <w:r w:rsidRPr="00567FB4">
        <w:t xml:space="preserve">) </w:t>
      </w:r>
      <w:r>
        <w:t>,</w:t>
      </w:r>
      <w:r w:rsidRPr="00567FB4">
        <w:t>and port number similarly as shown below:</w:t>
      </w:r>
    </w:p>
    <w:p w:rsidR="00CF59F1" w:rsidRPr="00567FB4" w:rsidRDefault="00CF59F1" w:rsidP="00CF59F1">
      <w:pPr>
        <w:pStyle w:val="BodyText"/>
        <w:jc w:val="center"/>
      </w:pPr>
      <w:r>
        <w:rPr>
          <w:noProof/>
        </w:rPr>
        <w:drawing>
          <wp:inline distT="0" distB="0" distL="0" distR="0" wp14:anchorId="10359250" wp14:editId="723ACEFE">
            <wp:extent cx="2330450" cy="3302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330450" cy="3302000"/>
                    </a:xfrm>
                    <a:prstGeom prst="rect">
                      <a:avLst/>
                    </a:prstGeom>
                  </pic:spPr>
                </pic:pic>
              </a:graphicData>
            </a:graphic>
          </wp:inline>
        </w:drawing>
      </w:r>
    </w:p>
    <w:p w:rsidR="00CF59F1" w:rsidRPr="00567FB4" w:rsidRDefault="00CF59F1" w:rsidP="00CF59F1">
      <w:pPr>
        <w:pStyle w:val="Caption"/>
      </w:pPr>
      <w:r w:rsidRPr="00567FB4">
        <w:t xml:space="preserve">Figure </w:t>
      </w:r>
      <w:fldSimple w:instr=" SEQ Figure \* ARABIC ">
        <w:r>
          <w:rPr>
            <w:noProof/>
          </w:rPr>
          <w:t>6</w:t>
        </w:r>
      </w:fldSimple>
      <w:r w:rsidRPr="00567FB4">
        <w:t xml:space="preserve"> – CPRS</w:t>
      </w:r>
    </w:p>
    <w:p w:rsidR="00CF59F1" w:rsidRDefault="00CF59F1" w:rsidP="00CF59F1">
      <w:pPr>
        <w:pStyle w:val="BodyText"/>
      </w:pPr>
    </w:p>
    <w:p w:rsidR="00CF59F1" w:rsidRDefault="00CF59F1" w:rsidP="00CF59F1">
      <w:pPr>
        <w:pStyle w:val="BodyText"/>
      </w:pPr>
    </w:p>
    <w:p w:rsidR="00CF59F1" w:rsidRPr="00567FB4" w:rsidRDefault="00CF59F1" w:rsidP="00CF59F1">
      <w:pPr>
        <w:pStyle w:val="BodyText"/>
      </w:pPr>
      <w:r w:rsidRPr="00567FB4">
        <w:t xml:space="preserve">These steps can </w:t>
      </w:r>
      <w:r>
        <w:t xml:space="preserve">also </w:t>
      </w:r>
      <w:r w:rsidRPr="00567FB4">
        <w:t xml:space="preserve">be automated through the use of an “install shield” program. </w:t>
      </w:r>
    </w:p>
    <w:p w:rsidR="00CF59F1" w:rsidRDefault="00CF59F1" w:rsidP="00CF59F1">
      <w:pPr>
        <w:pStyle w:val="BodyText"/>
      </w:pPr>
      <w:r>
        <w:rPr>
          <w:b/>
        </w:rPr>
        <w:t>NOTE</w:t>
      </w:r>
      <w:r>
        <w:t>: We recommend that the local IT staff complete this step. The person executing the installations must have full administrator privileges on the local workstations.</w:t>
      </w:r>
    </w:p>
    <w:p w:rsidR="00CF59F1" w:rsidRDefault="00CF59F1" w:rsidP="00CF59F1">
      <w:pPr>
        <w:pStyle w:val="BodyText"/>
      </w:pPr>
      <w:r>
        <w:t>Download the AwareDllInstaller.exe file from the AWARE Subversion site (</w:t>
      </w:r>
      <w:hyperlink r:id="rId24" w:history="1">
        <w:r w:rsidRPr="00064453">
          <w:rPr>
            <w:rStyle w:val="Hyperlink"/>
          </w:rPr>
          <w:t>https://54.225.241.69/svn/aware/Deployment/AWARE Version 1.1.</w:t>
        </w:r>
        <w:r w:rsidRPr="005E4488">
          <w:rPr>
            <w:rStyle w:val="Hyperlink"/>
          </w:rPr>
          <w:t>x</w:t>
        </w:r>
        <w:r>
          <w:rPr>
            <w:rStyle w:val="Hyperlink"/>
          </w:rPr>
          <w:t>/AwareDllInstaller.exe</w:t>
        </w:r>
      </w:hyperlink>
      <w:r>
        <w:t>) to a location on the workstation desktop. Subversion will ask for a username and password for authentication (</w:t>
      </w:r>
      <w:r>
        <w:fldChar w:fldCharType="begin"/>
      </w:r>
      <w:r>
        <w:instrText xml:space="preserve"> REF _Ref399950042 \h </w:instrText>
      </w:r>
      <w:r>
        <w:fldChar w:fldCharType="separate"/>
      </w:r>
      <w:r>
        <w:t xml:space="preserve">Figure </w:t>
      </w:r>
      <w:r>
        <w:rPr>
          <w:noProof/>
        </w:rPr>
        <w:t>6</w:t>
      </w:r>
      <w:r>
        <w:t xml:space="preserve"> – Subversion Software Download</w:t>
      </w:r>
      <w:r>
        <w:fldChar w:fldCharType="end"/>
      </w:r>
      <w:r>
        <w:t xml:space="preserve">). </w:t>
      </w:r>
    </w:p>
    <w:p w:rsidR="00CF59F1" w:rsidRDefault="00CF59F1" w:rsidP="00CF59F1">
      <w:pPr>
        <w:pStyle w:val="BodyText"/>
      </w:pPr>
      <w:r>
        <w:t>The Subversion Username is “</w:t>
      </w:r>
      <w:r>
        <w:rPr>
          <w:b/>
        </w:rPr>
        <w:t>awareva</w:t>
      </w:r>
      <w:r>
        <w:t>” and the password is “</w:t>
      </w:r>
      <w:r>
        <w:rPr>
          <w:b/>
        </w:rPr>
        <w:t>P@sswd!</w:t>
      </w:r>
      <w:r>
        <w:t xml:space="preserve">”. </w:t>
      </w:r>
    </w:p>
    <w:p w:rsidR="00CF59F1" w:rsidRDefault="00CF59F1" w:rsidP="00CF59F1">
      <w:pPr>
        <w:pStyle w:val="BodyText"/>
        <w:jc w:val="center"/>
      </w:pPr>
      <w:r>
        <w:rPr>
          <w:noProof/>
        </w:rPr>
        <w:lastRenderedPageBreak/>
        <w:drawing>
          <wp:inline distT="0" distB="0" distL="0" distR="0" wp14:anchorId="5523CE7F" wp14:editId="59B5D173">
            <wp:extent cx="5943600" cy="1987550"/>
            <wp:effectExtent l="0" t="0" r="0" b="0"/>
            <wp:docPr id="8" name="Picture 8" descr="AWARE_Installer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WARE_Installer03.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987550"/>
                    </a:xfrm>
                    <a:prstGeom prst="rect">
                      <a:avLst/>
                    </a:prstGeom>
                    <a:noFill/>
                    <a:ln>
                      <a:noFill/>
                    </a:ln>
                  </pic:spPr>
                </pic:pic>
              </a:graphicData>
            </a:graphic>
          </wp:inline>
        </w:drawing>
      </w:r>
    </w:p>
    <w:p w:rsidR="00CF59F1" w:rsidRDefault="00CF59F1" w:rsidP="00CF59F1">
      <w:pPr>
        <w:pStyle w:val="Caption"/>
      </w:pPr>
      <w:r>
        <w:t xml:space="preserve">Figure </w:t>
      </w:r>
      <w:fldSimple w:instr=" SEQ Figure \* ARABIC ">
        <w:r>
          <w:rPr>
            <w:noProof/>
          </w:rPr>
          <w:t>6</w:t>
        </w:r>
      </w:fldSimple>
      <w:r>
        <w:t xml:space="preserve"> – Subversion Software Download</w:t>
      </w:r>
    </w:p>
    <w:p w:rsidR="00CF59F1" w:rsidRDefault="00CF59F1" w:rsidP="00CF59F1">
      <w:pPr>
        <w:pStyle w:val="BodyText"/>
      </w:pPr>
      <w:r>
        <w:t>Validate the properties of the “</w:t>
      </w:r>
      <w:r>
        <w:rPr>
          <w:b/>
        </w:rPr>
        <w:t>AwareDllInstaller.exe</w:t>
      </w:r>
      <w:r>
        <w:t>”. Right click the downloaded “AwareDllInstaller.exe” file and select “Properties”. Then click the Unblock button, then click OK (</w:t>
      </w:r>
      <w:r>
        <w:fldChar w:fldCharType="begin"/>
      </w:r>
      <w:r>
        <w:instrText xml:space="preserve"> REF _Ref401760280 \h </w:instrText>
      </w:r>
      <w:r>
        <w:fldChar w:fldCharType="separate"/>
      </w:r>
      <w:r>
        <w:t xml:space="preserve">Figure </w:t>
      </w:r>
      <w:r>
        <w:rPr>
          <w:noProof/>
        </w:rPr>
        <w:t>7</w:t>
      </w:r>
      <w:r>
        <w:fldChar w:fldCharType="end"/>
      </w:r>
      <w:r>
        <w:t>).</w:t>
      </w:r>
    </w:p>
    <w:p w:rsidR="00CF59F1" w:rsidRDefault="00CF59F1" w:rsidP="00CF59F1">
      <w:pPr>
        <w:pStyle w:val="BodyText"/>
        <w:jc w:val="center"/>
      </w:pPr>
      <w:r>
        <w:rPr>
          <w:noProof/>
        </w:rPr>
        <w:drawing>
          <wp:inline distT="0" distB="0" distL="0" distR="0" wp14:anchorId="2F311786" wp14:editId="096034FE">
            <wp:extent cx="3695700" cy="4984750"/>
            <wp:effectExtent l="0" t="0" r="0" b="6350"/>
            <wp:docPr id="9" name="Picture 9" descr="AWARE_CPRS_DLL_Installer08_Unbl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AWARE_CPRS_DLL_Installer08_Unblock.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95700" cy="4984750"/>
                    </a:xfrm>
                    <a:prstGeom prst="rect">
                      <a:avLst/>
                    </a:prstGeom>
                    <a:noFill/>
                    <a:ln>
                      <a:noFill/>
                    </a:ln>
                  </pic:spPr>
                </pic:pic>
              </a:graphicData>
            </a:graphic>
          </wp:inline>
        </w:drawing>
      </w:r>
    </w:p>
    <w:p w:rsidR="00CF59F1" w:rsidRDefault="00CF59F1" w:rsidP="00CF59F1">
      <w:pPr>
        <w:pStyle w:val="Caption"/>
      </w:pPr>
      <w:r>
        <w:t xml:space="preserve">Figure </w:t>
      </w:r>
      <w:fldSimple w:instr=" SEQ Figure \* ARABIC ">
        <w:r>
          <w:rPr>
            <w:noProof/>
          </w:rPr>
          <w:t>7</w:t>
        </w:r>
      </w:fldSimple>
      <w:r>
        <w:t xml:space="preserve"> – UnBlock</w:t>
      </w:r>
    </w:p>
    <w:p w:rsidR="00CF59F1" w:rsidRDefault="00CF59F1" w:rsidP="00CF59F1">
      <w:pPr>
        <w:pStyle w:val="BodyText"/>
      </w:pPr>
      <w:r>
        <w:lastRenderedPageBreak/>
        <w:t>Right click the downloaded “AwareDllInstaller.exe” file and select “Run as Administrator” (</w:t>
      </w:r>
      <w:r>
        <w:fldChar w:fldCharType="begin"/>
      </w:r>
      <w:r>
        <w:instrText xml:space="preserve"> REF _Ref397428447 \h </w:instrText>
      </w:r>
      <w:r>
        <w:fldChar w:fldCharType="separate"/>
      </w:r>
      <w:r>
        <w:t xml:space="preserve">Figure </w:t>
      </w:r>
      <w:r>
        <w:rPr>
          <w:noProof/>
        </w:rPr>
        <w:t>8</w:t>
      </w:r>
      <w:r>
        <w:fldChar w:fldCharType="end"/>
      </w:r>
      <w:r>
        <w:t>).</w:t>
      </w:r>
    </w:p>
    <w:p w:rsidR="00CF59F1" w:rsidRDefault="00CF59F1" w:rsidP="00CF59F1">
      <w:pPr>
        <w:pStyle w:val="BodyText"/>
        <w:jc w:val="center"/>
      </w:pPr>
      <w:r>
        <w:rPr>
          <w:noProof/>
        </w:rPr>
        <w:drawing>
          <wp:inline distT="0" distB="0" distL="0" distR="0" wp14:anchorId="4ADDA86C" wp14:editId="34932142">
            <wp:extent cx="5632450" cy="666750"/>
            <wp:effectExtent l="0" t="0" r="6350" b="0"/>
            <wp:docPr id="10" name="Picture 10" descr="AWARE_CPRS_DLL_Installer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WARE_CPRS_DLL_Installer00.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32450" cy="666750"/>
                    </a:xfrm>
                    <a:prstGeom prst="rect">
                      <a:avLst/>
                    </a:prstGeom>
                    <a:noFill/>
                    <a:ln>
                      <a:noFill/>
                    </a:ln>
                  </pic:spPr>
                </pic:pic>
              </a:graphicData>
            </a:graphic>
          </wp:inline>
        </w:drawing>
      </w:r>
    </w:p>
    <w:p w:rsidR="00CF59F1" w:rsidRDefault="00CF59F1" w:rsidP="00CF59F1">
      <w:pPr>
        <w:pStyle w:val="Caption"/>
      </w:pPr>
      <w:r>
        <w:t xml:space="preserve">Figure </w:t>
      </w:r>
      <w:fldSimple w:instr=" SEQ Figure \* ARABIC ">
        <w:r>
          <w:rPr>
            <w:noProof/>
          </w:rPr>
          <w:t>8</w:t>
        </w:r>
      </w:fldSimple>
      <w:r>
        <w:t xml:space="preserve"> – Run the Aware CPRS Desktop Installer</w:t>
      </w:r>
    </w:p>
    <w:p w:rsidR="00CF59F1" w:rsidRDefault="00CF59F1" w:rsidP="00CF59F1">
      <w:pPr>
        <w:pStyle w:val="BodyText"/>
      </w:pPr>
      <w:r>
        <w:rPr>
          <w:b/>
        </w:rPr>
        <w:t>Note:</w:t>
      </w:r>
      <w:r>
        <w:t xml:space="preserve"> The “</w:t>
      </w:r>
      <w:r>
        <w:rPr>
          <w:b/>
        </w:rPr>
        <w:t>AwareDllInstaller.exe</w:t>
      </w:r>
      <w:r>
        <w:t xml:space="preserve">” must be Run </w:t>
      </w:r>
      <w:r w:rsidR="008113C5">
        <w:t>as</w:t>
      </w:r>
      <w:r>
        <w:t xml:space="preserve"> Administrator to install correctly.</w:t>
      </w:r>
    </w:p>
    <w:p w:rsidR="00CF59F1" w:rsidRDefault="00CF59F1" w:rsidP="00CF59F1">
      <w:pPr>
        <w:pStyle w:val="BodyText"/>
      </w:pPr>
      <w:r>
        <w:t>This starts the Aware InstallShield executable. Click the Next button (</w:t>
      </w:r>
      <w:r>
        <w:fldChar w:fldCharType="begin"/>
      </w:r>
      <w:r>
        <w:instrText xml:space="preserve"> REF _Ref399950935 \h </w:instrText>
      </w:r>
      <w:r>
        <w:fldChar w:fldCharType="separate"/>
      </w:r>
      <w:r>
        <w:t xml:space="preserve">Figure </w:t>
      </w:r>
      <w:r>
        <w:rPr>
          <w:noProof/>
        </w:rPr>
        <w:t>9</w:t>
      </w:r>
      <w:r>
        <w:fldChar w:fldCharType="end"/>
      </w:r>
      <w:r>
        <w:t>).</w:t>
      </w:r>
    </w:p>
    <w:p w:rsidR="00CF59F1" w:rsidRDefault="00CF59F1" w:rsidP="00CF59F1">
      <w:pPr>
        <w:pStyle w:val="BodyText"/>
        <w:jc w:val="center"/>
      </w:pPr>
      <w:r>
        <w:rPr>
          <w:noProof/>
        </w:rPr>
        <w:drawing>
          <wp:inline distT="0" distB="0" distL="0" distR="0" wp14:anchorId="0B6FBBA5" wp14:editId="587E542D">
            <wp:extent cx="4775200" cy="3581400"/>
            <wp:effectExtent l="0" t="0" r="6350" b="0"/>
            <wp:docPr id="11" name="Picture 11" descr="AWARE_CPRS_DLL_Installer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WARE_CPRS_DLL_Installer0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75200" cy="3581400"/>
                    </a:xfrm>
                    <a:prstGeom prst="rect">
                      <a:avLst/>
                    </a:prstGeom>
                    <a:noFill/>
                    <a:ln>
                      <a:noFill/>
                    </a:ln>
                  </pic:spPr>
                </pic:pic>
              </a:graphicData>
            </a:graphic>
          </wp:inline>
        </w:drawing>
      </w:r>
    </w:p>
    <w:p w:rsidR="00CF59F1" w:rsidRDefault="00CF59F1" w:rsidP="00CF59F1">
      <w:pPr>
        <w:pStyle w:val="Caption"/>
      </w:pPr>
      <w:r>
        <w:t xml:space="preserve">Figure </w:t>
      </w:r>
      <w:fldSimple w:instr=" SEQ Figure \* ARABIC ">
        <w:r>
          <w:rPr>
            <w:noProof/>
          </w:rPr>
          <w:t>9</w:t>
        </w:r>
      </w:fldSimple>
      <w:r>
        <w:t xml:space="preserve"> – Aware CPRS Desktop Installer</w:t>
      </w:r>
    </w:p>
    <w:p w:rsidR="00CF59F1" w:rsidRDefault="00CF59F1" w:rsidP="00CF59F1">
      <w:pPr>
        <w:pStyle w:val="BodyText"/>
      </w:pPr>
      <w:r>
        <w:t>When prompted, read and accept the terms of the license agreement and click the Next button (</w:t>
      </w:r>
      <w:r>
        <w:fldChar w:fldCharType="begin"/>
      </w:r>
      <w:r>
        <w:instrText xml:space="preserve"> REF _Ref393689421 \h </w:instrText>
      </w:r>
      <w:r>
        <w:fldChar w:fldCharType="separate"/>
      </w:r>
      <w:r>
        <w:t xml:space="preserve">Figure </w:t>
      </w:r>
      <w:r>
        <w:rPr>
          <w:noProof/>
        </w:rPr>
        <w:t>10</w:t>
      </w:r>
      <w:r>
        <w:fldChar w:fldCharType="end"/>
      </w:r>
      <w:r>
        <w:t>).</w:t>
      </w:r>
    </w:p>
    <w:p w:rsidR="00CF59F1" w:rsidRDefault="00CF59F1" w:rsidP="00CF59F1">
      <w:pPr>
        <w:pStyle w:val="BodyText"/>
        <w:jc w:val="center"/>
      </w:pPr>
      <w:r>
        <w:rPr>
          <w:noProof/>
        </w:rPr>
        <w:lastRenderedPageBreak/>
        <w:drawing>
          <wp:inline distT="0" distB="0" distL="0" distR="0" wp14:anchorId="017014C6" wp14:editId="43D99BEA">
            <wp:extent cx="4775200" cy="3613150"/>
            <wp:effectExtent l="0" t="0" r="6350" b="6350"/>
            <wp:docPr id="39" name="Picture 39" descr="AWARE_CPRS_DLL_Installer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WARE_CPRS_DLL_Installer03.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75200" cy="3613150"/>
                    </a:xfrm>
                    <a:prstGeom prst="rect">
                      <a:avLst/>
                    </a:prstGeom>
                    <a:noFill/>
                    <a:ln>
                      <a:noFill/>
                    </a:ln>
                  </pic:spPr>
                </pic:pic>
              </a:graphicData>
            </a:graphic>
          </wp:inline>
        </w:drawing>
      </w:r>
    </w:p>
    <w:p w:rsidR="00CF59F1" w:rsidRDefault="00CF59F1" w:rsidP="00CF59F1">
      <w:pPr>
        <w:pStyle w:val="Caption"/>
      </w:pPr>
      <w:r>
        <w:t xml:space="preserve">Figure </w:t>
      </w:r>
      <w:fldSimple w:instr=" SEQ Figure \* ARABIC ">
        <w:r>
          <w:rPr>
            <w:noProof/>
          </w:rPr>
          <w:t>10</w:t>
        </w:r>
      </w:fldSimple>
      <w:r>
        <w:t xml:space="preserve"> – Accept the Aware License Agreement</w:t>
      </w:r>
    </w:p>
    <w:p w:rsidR="00CF59F1" w:rsidRDefault="00CF59F1" w:rsidP="00CF59F1">
      <w:pPr>
        <w:pStyle w:val="BodyText"/>
      </w:pPr>
      <w:r>
        <w:t>Make sure the Install to folder is pointer to C:\</w:t>
      </w:r>
      <w:r>
        <w:rPr>
          <w:color w:val="000000"/>
        </w:rPr>
        <w:t>Program Files</w:t>
      </w:r>
      <w:r>
        <w:t>\VistA\AWARECPRS. If not click the Change button and enter the correct path.</w:t>
      </w:r>
    </w:p>
    <w:p w:rsidR="00CF59F1" w:rsidRDefault="00CF59F1" w:rsidP="00CF59F1">
      <w:pPr>
        <w:pStyle w:val="BodyText"/>
      </w:pPr>
      <w:r>
        <w:t xml:space="preserve">Enter the Fully Qualified Domain Name or IP address of the VA Site’s Production VistA Server in the </w:t>
      </w:r>
      <w:r>
        <w:rPr>
          <w:i/>
        </w:rPr>
        <w:t>VistA Server Address:</w:t>
      </w:r>
      <w:r>
        <w:t xml:space="preserve"> field and CPRS Port Number in the </w:t>
      </w:r>
      <w:r>
        <w:rPr>
          <w:i/>
        </w:rPr>
        <w:t>VistA Server Port:</w:t>
      </w:r>
      <w:r>
        <w:t xml:space="preserve"> field (</w:t>
      </w:r>
      <w:r>
        <w:fldChar w:fldCharType="begin"/>
      </w:r>
      <w:r>
        <w:instrText xml:space="preserve"> REF _Ref397428346 \h </w:instrText>
      </w:r>
      <w:r>
        <w:fldChar w:fldCharType="separate"/>
      </w:r>
      <w:r>
        <w:t xml:space="preserve">Figure </w:t>
      </w:r>
      <w:r>
        <w:rPr>
          <w:noProof/>
        </w:rPr>
        <w:t>11</w:t>
      </w:r>
      <w:r>
        <w:fldChar w:fldCharType="end"/>
      </w:r>
      <w:r>
        <w:t>). Then click the Next button.</w:t>
      </w:r>
    </w:p>
    <w:p w:rsidR="00CF59F1" w:rsidRDefault="00CF59F1" w:rsidP="00CF59F1">
      <w:pPr>
        <w:pStyle w:val="BodyText"/>
        <w:jc w:val="center"/>
      </w:pPr>
      <w:r>
        <w:rPr>
          <w:noProof/>
        </w:rPr>
        <w:lastRenderedPageBreak/>
        <w:drawing>
          <wp:inline distT="0" distB="0" distL="0" distR="0" wp14:anchorId="0E3F2B64" wp14:editId="28704FEE">
            <wp:extent cx="4800600" cy="3619500"/>
            <wp:effectExtent l="0" t="0" r="0" b="0"/>
            <wp:docPr id="40" name="Picture 40" descr="AWARE_CPRS_DLL_Installer04_Destin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WARE_CPRS_DLL_Installer04_Destination.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00600" cy="3619500"/>
                    </a:xfrm>
                    <a:prstGeom prst="rect">
                      <a:avLst/>
                    </a:prstGeom>
                    <a:noFill/>
                    <a:ln>
                      <a:noFill/>
                    </a:ln>
                  </pic:spPr>
                </pic:pic>
              </a:graphicData>
            </a:graphic>
          </wp:inline>
        </w:drawing>
      </w:r>
    </w:p>
    <w:p w:rsidR="00CF59F1" w:rsidRDefault="00CF59F1" w:rsidP="00CF59F1">
      <w:pPr>
        <w:pStyle w:val="Caption"/>
      </w:pPr>
      <w:r>
        <w:t xml:space="preserve">Figure </w:t>
      </w:r>
      <w:fldSimple w:instr=" SEQ Figure \* ARABIC ">
        <w:r>
          <w:rPr>
            <w:noProof/>
          </w:rPr>
          <w:t>11</w:t>
        </w:r>
      </w:fldSimple>
      <w:r>
        <w:t xml:space="preserve"> – Enter the sites VistA Server Address and Port Number</w:t>
      </w:r>
    </w:p>
    <w:p w:rsidR="00CF59F1" w:rsidRDefault="00CF59F1" w:rsidP="00CF59F1">
      <w:pPr>
        <w:pStyle w:val="BodyText"/>
        <w:spacing w:before="240"/>
      </w:pPr>
      <w:r>
        <w:t>Click the Install button to complete the installation (</w:t>
      </w:r>
      <w:r>
        <w:fldChar w:fldCharType="begin"/>
      </w:r>
      <w:r>
        <w:instrText xml:space="preserve"> REF _Ref397428409 \h </w:instrText>
      </w:r>
      <w:r>
        <w:fldChar w:fldCharType="separate"/>
      </w:r>
      <w:r>
        <w:t xml:space="preserve">Figure </w:t>
      </w:r>
      <w:r>
        <w:rPr>
          <w:noProof/>
        </w:rPr>
        <w:t>12</w:t>
      </w:r>
      <w:r>
        <w:fldChar w:fldCharType="end"/>
      </w:r>
      <w:r>
        <w:t xml:space="preserve">). </w:t>
      </w:r>
    </w:p>
    <w:p w:rsidR="00CF59F1" w:rsidRDefault="00CF59F1" w:rsidP="00CF59F1">
      <w:pPr>
        <w:pStyle w:val="BodyText"/>
        <w:jc w:val="center"/>
      </w:pPr>
      <w:r>
        <w:rPr>
          <w:noProof/>
        </w:rPr>
        <w:drawing>
          <wp:inline distT="0" distB="0" distL="0" distR="0" wp14:anchorId="77B72491" wp14:editId="4802B6FA">
            <wp:extent cx="4813300" cy="3562350"/>
            <wp:effectExtent l="0" t="0" r="6350" b="0"/>
            <wp:docPr id="41" name="Picture 41" descr="AWARE_CPRS_DLL_Installer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WARE_CPRS_DLL_Installer05.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13300" cy="3562350"/>
                    </a:xfrm>
                    <a:prstGeom prst="rect">
                      <a:avLst/>
                    </a:prstGeom>
                    <a:noFill/>
                    <a:ln>
                      <a:noFill/>
                    </a:ln>
                  </pic:spPr>
                </pic:pic>
              </a:graphicData>
            </a:graphic>
          </wp:inline>
        </w:drawing>
      </w:r>
    </w:p>
    <w:p w:rsidR="00CF59F1" w:rsidRDefault="00CF59F1" w:rsidP="00CF59F1">
      <w:pPr>
        <w:pStyle w:val="Caption"/>
      </w:pPr>
      <w:r>
        <w:t xml:space="preserve">Figure </w:t>
      </w:r>
      <w:fldSimple w:instr=" SEQ Figure \* ARABIC ">
        <w:r>
          <w:rPr>
            <w:noProof/>
          </w:rPr>
          <w:t>12</w:t>
        </w:r>
      </w:fldSimple>
      <w:r>
        <w:t xml:space="preserve"> – Complete the Installation</w:t>
      </w:r>
    </w:p>
    <w:p w:rsidR="00CF59F1" w:rsidRDefault="00CF59F1" w:rsidP="00CF59F1">
      <w:pPr>
        <w:pStyle w:val="BodyText"/>
      </w:pPr>
      <w:r>
        <w:lastRenderedPageBreak/>
        <w:t>Click the Finish button (</w:t>
      </w:r>
      <w:r>
        <w:fldChar w:fldCharType="begin"/>
      </w:r>
      <w:r>
        <w:instrText xml:space="preserve"> REF _Ref401754696 \h </w:instrText>
      </w:r>
      <w:r>
        <w:fldChar w:fldCharType="separate"/>
      </w:r>
      <w:r>
        <w:t xml:space="preserve">Figure </w:t>
      </w:r>
      <w:r>
        <w:rPr>
          <w:noProof/>
        </w:rPr>
        <w:t>13</w:t>
      </w:r>
      <w:r>
        <w:fldChar w:fldCharType="end"/>
      </w:r>
      <w:r>
        <w:t>).</w:t>
      </w:r>
    </w:p>
    <w:p w:rsidR="00CF59F1" w:rsidRDefault="00CF59F1" w:rsidP="00CF59F1">
      <w:pPr>
        <w:pStyle w:val="BodyText"/>
        <w:jc w:val="center"/>
      </w:pPr>
      <w:r>
        <w:rPr>
          <w:noProof/>
        </w:rPr>
        <w:drawing>
          <wp:inline distT="0" distB="0" distL="0" distR="0" wp14:anchorId="2B3268AB" wp14:editId="47E6256A">
            <wp:extent cx="4813300" cy="3600450"/>
            <wp:effectExtent l="0" t="0" r="6350" b="0"/>
            <wp:docPr id="52" name="Picture 52" descr="AWARE_CPRS_DLL_Installer06_Fini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WARE_CPRS_DLL_Installer06_Finish.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13300" cy="3600450"/>
                    </a:xfrm>
                    <a:prstGeom prst="rect">
                      <a:avLst/>
                    </a:prstGeom>
                    <a:noFill/>
                    <a:ln>
                      <a:noFill/>
                    </a:ln>
                  </pic:spPr>
                </pic:pic>
              </a:graphicData>
            </a:graphic>
          </wp:inline>
        </w:drawing>
      </w:r>
    </w:p>
    <w:p w:rsidR="00CF59F1" w:rsidRDefault="00CF59F1" w:rsidP="00CF59F1">
      <w:pPr>
        <w:pStyle w:val="Caption"/>
      </w:pPr>
      <w:r>
        <w:t xml:space="preserve">Figure </w:t>
      </w:r>
      <w:fldSimple w:instr=" SEQ Figure \* ARABIC ">
        <w:r>
          <w:rPr>
            <w:noProof/>
          </w:rPr>
          <w:t>13</w:t>
        </w:r>
      </w:fldSimple>
      <w:r>
        <w:t xml:space="preserve"> – Finish the Installation</w:t>
      </w:r>
    </w:p>
    <w:p w:rsidR="00CF59F1" w:rsidRDefault="00CF59F1" w:rsidP="00CF59F1"/>
    <w:p w:rsidR="00CF59F1" w:rsidRDefault="00CF59F1" w:rsidP="00CF59F1">
      <w:pPr>
        <w:rPr>
          <w:sz w:val="22"/>
          <w:szCs w:val="22"/>
        </w:rPr>
      </w:pPr>
      <w:r>
        <w:rPr>
          <w:sz w:val="22"/>
          <w:szCs w:val="22"/>
        </w:rPr>
        <w:t>Validate that InstallShield completed correctly. Open Windows Explorer and browse to “C:\Program Files\VistA\AWARECPRS” folder. Check the “AwareDllInstall.log” for any errors. Confirm the following 6 files are in the folder (</w:t>
      </w:r>
      <w:r>
        <w:rPr>
          <w:sz w:val="22"/>
          <w:szCs w:val="22"/>
        </w:rPr>
        <w:fldChar w:fldCharType="begin"/>
      </w:r>
      <w:r>
        <w:rPr>
          <w:sz w:val="22"/>
          <w:szCs w:val="22"/>
        </w:rPr>
        <w:instrText xml:space="preserve"> REF _Ref401754468 \h </w:instrText>
      </w:r>
      <w:r>
        <w:rPr>
          <w:sz w:val="22"/>
          <w:szCs w:val="22"/>
        </w:rPr>
      </w:r>
      <w:r>
        <w:rPr>
          <w:sz w:val="22"/>
          <w:szCs w:val="22"/>
        </w:rPr>
        <w:fldChar w:fldCharType="separate"/>
      </w:r>
      <w:r>
        <w:t xml:space="preserve">Figure </w:t>
      </w:r>
      <w:r>
        <w:rPr>
          <w:noProof/>
        </w:rPr>
        <w:t>14</w:t>
      </w:r>
      <w:r>
        <w:rPr>
          <w:sz w:val="22"/>
          <w:szCs w:val="22"/>
        </w:rPr>
        <w:fldChar w:fldCharType="end"/>
      </w:r>
      <w:r>
        <w:rPr>
          <w:sz w:val="22"/>
          <w:szCs w:val="22"/>
        </w:rPr>
        <w:t xml:space="preserve">). </w:t>
      </w:r>
    </w:p>
    <w:p w:rsidR="00CF59F1" w:rsidRDefault="00CF59F1" w:rsidP="00CF59F1">
      <w:pPr>
        <w:rPr>
          <w:sz w:val="22"/>
          <w:szCs w:val="22"/>
        </w:rPr>
      </w:pPr>
    </w:p>
    <w:p w:rsidR="00CF59F1" w:rsidRDefault="00CF59F1" w:rsidP="00CF59F1">
      <w:pPr>
        <w:jc w:val="center"/>
      </w:pPr>
      <w:r>
        <w:rPr>
          <w:noProof/>
        </w:rPr>
        <w:lastRenderedPageBreak/>
        <w:drawing>
          <wp:inline distT="0" distB="0" distL="0" distR="0" wp14:anchorId="63361D4F" wp14:editId="2E0F5CAE">
            <wp:extent cx="5943600" cy="3505200"/>
            <wp:effectExtent l="0" t="0" r="0" b="0"/>
            <wp:docPr id="53" name="Picture 53" descr="AWARE_CPRS_DLL_Installer07_FilesVerif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WARE_CPRS_DLL_Installer07_FilesVerify.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CF59F1" w:rsidRDefault="00CF59F1" w:rsidP="00CF59F1">
      <w:pPr>
        <w:pStyle w:val="Caption"/>
      </w:pPr>
      <w:r>
        <w:t xml:space="preserve">Figure </w:t>
      </w:r>
      <w:fldSimple w:instr=" SEQ Figure \* ARABIC ">
        <w:r>
          <w:rPr>
            <w:noProof/>
          </w:rPr>
          <w:t>14</w:t>
        </w:r>
      </w:fldSimple>
      <w:r>
        <w:t xml:space="preserve"> – Validate the Installation</w:t>
      </w:r>
    </w:p>
    <w:p w:rsidR="00156E6D" w:rsidRDefault="00156E6D" w:rsidP="00156E6D">
      <w:pPr>
        <w:pStyle w:val="Heading2"/>
        <w:numPr>
          <w:ilvl w:val="0"/>
          <w:numId w:val="0"/>
        </w:numPr>
      </w:pPr>
      <w:bookmarkStart w:id="60" w:name="_Toc439869808"/>
      <w:r>
        <w:t>5.</w:t>
      </w:r>
      <w:r w:rsidR="00602098">
        <w:t>5</w:t>
      </w:r>
      <w:r>
        <w:t xml:space="preserve">.2 </w:t>
      </w:r>
      <w:r w:rsidRPr="00567FB4">
        <w:t xml:space="preserve">AWARE </w:t>
      </w:r>
      <w:r>
        <w:t>DLL</w:t>
      </w:r>
      <w:bookmarkEnd w:id="60"/>
    </w:p>
    <w:p w:rsidR="00156E6D" w:rsidRPr="00156E6D" w:rsidRDefault="00156E6D" w:rsidP="00156E6D"/>
    <w:p w:rsidR="00CF59F1" w:rsidRPr="00A26D2A" w:rsidRDefault="00CF59F1" w:rsidP="00CF59F1"/>
    <w:p w:rsidR="00CF59F1" w:rsidRPr="00567FB4" w:rsidRDefault="00CF59F1" w:rsidP="00CF59F1">
      <w:pPr>
        <w:pStyle w:val="BodyText"/>
      </w:pPr>
      <w:r w:rsidRPr="00567FB4">
        <w:t>An AWARE Dynamic Link Library (dll) called vefaalerttracking.dll is a Patient Closeout Chart .com object which adds functionality to CPRS for triggering the AWARE functionality with PROMPT dialog box. Upon proper “Address Now” choice</w:t>
      </w:r>
      <w:r>
        <w:t>,</w:t>
      </w:r>
      <w:r w:rsidRPr="00567FB4">
        <w:t xml:space="preserve"> it automatically triggers the appropriate Reminder Dialog for a tracked alert type having no follow-up action at the time of patient closeout. For use in a VA Beta Test account, this dll could be placed on test user workstation in the same AWARE</w:t>
      </w:r>
      <w:r>
        <w:t>CPRS</w:t>
      </w:r>
      <w:r w:rsidRPr="00567FB4">
        <w:t xml:space="preserve"> folder as the executable. Download this file from the AWARE download FTP site (</w:t>
      </w:r>
      <w:hyperlink r:id="rId34" w:history="1">
        <w:r w:rsidRPr="0097261F">
          <w:rPr>
            <w:rStyle w:val="Hyperlink"/>
            <w:iCs w:val="0"/>
          </w:rPr>
          <w:t>https://54.225.241.69/svn/aware/Deployment/AWARE Version 1.1.</w:t>
        </w:r>
        <w:r w:rsidRPr="00064453">
          <w:rPr>
            <w:rStyle w:val="Hyperlink"/>
            <w:iCs w:val="0"/>
          </w:rPr>
          <w:t>x/</w:t>
        </w:r>
      </w:hyperlink>
      <w:r w:rsidRPr="00180B8F">
        <w:rPr>
          <w:rFonts w:ascii="Arial" w:hAnsi="Arial" w:cs="Arial"/>
          <w:iCs w:val="0"/>
          <w:sz w:val="24"/>
          <w:szCs w:val="24"/>
        </w:rPr>
        <w:t>)</w:t>
      </w:r>
      <w:r>
        <w:t xml:space="preserve"> from CPRS_AWARE_v_1_x.zip </w:t>
      </w:r>
      <w:r w:rsidRPr="00567FB4">
        <w:t xml:space="preserve">to a local location and move it to an AWARECPRS folder or other appropriate folder for a manual install, or skip this download if already </w:t>
      </w:r>
      <w:r>
        <w:t xml:space="preserve">part of an automated complete </w:t>
      </w:r>
      <w:r w:rsidRPr="00567FB4">
        <w:t>install through the use of an “install shield” pro</w:t>
      </w:r>
      <w:r>
        <w:t xml:space="preserve">gram as explained </w:t>
      </w:r>
      <w:r w:rsidRPr="00567FB4">
        <w:t>above in section 6.1 which includes this dll registration.</w:t>
      </w:r>
    </w:p>
    <w:p w:rsidR="00CF59F1" w:rsidRPr="00567FB4" w:rsidRDefault="00CF59F1" w:rsidP="00CF59F1">
      <w:pPr>
        <w:pStyle w:val="BodyText"/>
      </w:pPr>
      <w:r w:rsidRPr="00567FB4">
        <w:t>If done manually</w:t>
      </w:r>
      <w:r>
        <w:t>,</w:t>
      </w:r>
      <w:r w:rsidRPr="00567FB4">
        <w:t xml:space="preserve"> this vefaalerttracking.dll must be registered at a command prompt one time on a workstation using the Windows regsvr32.exe program. For example, if the vefaalerttracking.dll exists in the AWARE</w:t>
      </w:r>
      <w:r>
        <w:t>CPRS</w:t>
      </w:r>
      <w:r w:rsidRPr="00567FB4">
        <w:t xml:space="preserve"> folder, then from the AWARE</w:t>
      </w:r>
      <w:r>
        <w:t>CPRS</w:t>
      </w:r>
      <w:r w:rsidRPr="00567FB4">
        <w:t xml:space="preserve"> folder “Run as Administrator” (after a right click selection) the following at the workstation’s Command Prompt: &gt;c:\WINDOWS\system32\regsvr32.exe /c vefaalerttracking.dll </w:t>
      </w:r>
    </w:p>
    <w:p w:rsidR="00CF59F1" w:rsidRPr="00567FB4" w:rsidRDefault="00CF59F1" w:rsidP="00CF59F1">
      <w:pPr>
        <w:pStyle w:val="BodyText"/>
      </w:pPr>
      <w:r w:rsidRPr="00567FB4">
        <w:t>The dll can be unloaded using the /u flag.</w:t>
      </w:r>
    </w:p>
    <w:p w:rsidR="00CF59F1" w:rsidRDefault="00CF59F1" w:rsidP="00CF59F1">
      <w:pPr>
        <w:spacing w:after="240"/>
      </w:pPr>
      <w:r w:rsidRPr="00717C19">
        <w:rPr>
          <w:b/>
        </w:rPr>
        <w:t>NOTE</w:t>
      </w:r>
      <w:r w:rsidRPr="00717C19">
        <w:t>: We recom</w:t>
      </w:r>
      <w:r>
        <w:t>mend that OI&amp;T</w:t>
      </w:r>
      <w:r w:rsidRPr="00717C19">
        <w:t xml:space="preserve"> staff complete this step. It can also be accomplished by any user who has administrator privileges on the local workstation</w:t>
      </w:r>
      <w:r>
        <w:t xml:space="preserve">. </w:t>
      </w:r>
    </w:p>
    <w:p w:rsidR="00CF59F1" w:rsidRDefault="00CF59F1" w:rsidP="00CF59F1">
      <w:pPr>
        <w:spacing w:after="240"/>
      </w:pPr>
      <w:r>
        <w:lastRenderedPageBreak/>
        <w:t xml:space="preserve">A shortcut for vefaalerttracking.dll can be made and be Run as Administrator on that </w:t>
      </w:r>
      <w:r>
        <w:rPr>
          <w:b/>
          <w:bCs/>
        </w:rPr>
        <w:t>workstation</w:t>
      </w:r>
      <w:r>
        <w:t xml:space="preserve"> with the following characteristics.</w:t>
      </w:r>
    </w:p>
    <w:p w:rsidR="00CF59F1" w:rsidRDefault="00CF59F1" w:rsidP="00CF59F1">
      <w:r>
        <w:t>Shortcut Name: Shortcut to REGISTER RUN AS ADMIN vefaalerttracking.dll</w:t>
      </w:r>
    </w:p>
    <w:p w:rsidR="00CF59F1" w:rsidRDefault="00CF59F1" w:rsidP="00CF59F1">
      <w:pPr>
        <w:spacing w:after="240"/>
      </w:pPr>
      <w:r>
        <w:br/>
        <w:t>Target: C:\WINDOWS\system32\regsvr32.exe /c vefaalerttracking.dll</w:t>
      </w:r>
    </w:p>
    <w:p w:rsidR="00CF59F1" w:rsidRDefault="00CF59F1" w:rsidP="00CF59F1">
      <w:r>
        <w:t>Start in: c:\Program Files\Vista\AWARECPRS (or in the folder where the vefaalerttracking.dll is located)</w:t>
      </w:r>
    </w:p>
    <w:p w:rsidR="00CF59F1" w:rsidRDefault="00CF59F1" w:rsidP="00CF59F1"/>
    <w:p w:rsidR="00CF59F1" w:rsidRDefault="00CF59F1" w:rsidP="00CF59F1">
      <w:r>
        <w:t>Click the “Apply” and “ok” buttons.</w:t>
      </w:r>
    </w:p>
    <w:p w:rsidR="00CF59F1" w:rsidRDefault="00CF59F1" w:rsidP="00CF59F1"/>
    <w:p w:rsidR="00CF59F1" w:rsidRDefault="00CF59F1" w:rsidP="00CF59F1">
      <w:r>
        <w:rPr>
          <w:noProof/>
        </w:rPr>
        <w:drawing>
          <wp:inline distT="0" distB="0" distL="0" distR="0" wp14:anchorId="1E635827" wp14:editId="64399AF2">
            <wp:extent cx="3498850" cy="4851400"/>
            <wp:effectExtent l="0" t="0" r="635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98850" cy="4851400"/>
                    </a:xfrm>
                    <a:prstGeom prst="rect">
                      <a:avLst/>
                    </a:prstGeom>
                    <a:noFill/>
                    <a:ln>
                      <a:noFill/>
                    </a:ln>
                  </pic:spPr>
                </pic:pic>
              </a:graphicData>
            </a:graphic>
          </wp:inline>
        </w:drawing>
      </w:r>
    </w:p>
    <w:p w:rsidR="00CF59F1" w:rsidRDefault="00CF59F1" w:rsidP="00CF59F1"/>
    <w:p w:rsidR="00CF59F1" w:rsidRDefault="00CF59F1" w:rsidP="00CF59F1"/>
    <w:p w:rsidR="00CF59F1" w:rsidRDefault="00CF59F1" w:rsidP="00CF59F1"/>
    <w:p w:rsidR="00CF59F1" w:rsidRDefault="00CF59F1" w:rsidP="00CF59F1"/>
    <w:p w:rsidR="00CF59F1" w:rsidRDefault="00CF59F1" w:rsidP="00CF59F1"/>
    <w:p w:rsidR="00CF59F1" w:rsidRDefault="00CF59F1" w:rsidP="00CF59F1"/>
    <w:p w:rsidR="00CF59F1" w:rsidRDefault="00CF59F1" w:rsidP="00CF59F1">
      <w:r>
        <w:lastRenderedPageBreak/>
        <w:t>Registration can be done as a local administrator of a workstation or as System Administrator for all workstations. (CheckBox "Protect my computer and data..........." is unclicked as local Administrator)</w:t>
      </w:r>
    </w:p>
    <w:p w:rsidR="00CF59F1" w:rsidRDefault="00CF59F1" w:rsidP="00CF59F1">
      <w:r>
        <w:rPr>
          <w:noProof/>
        </w:rPr>
        <w:drawing>
          <wp:inline distT="0" distB="0" distL="0" distR="0" wp14:anchorId="10FA1A65" wp14:editId="65D35E6B">
            <wp:extent cx="3657600" cy="21717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57600" cy="2171700"/>
                    </a:xfrm>
                    <a:prstGeom prst="rect">
                      <a:avLst/>
                    </a:prstGeom>
                    <a:noFill/>
                    <a:ln>
                      <a:noFill/>
                    </a:ln>
                  </pic:spPr>
                </pic:pic>
              </a:graphicData>
            </a:graphic>
          </wp:inline>
        </w:drawing>
      </w:r>
    </w:p>
    <w:p w:rsidR="00CF59F1" w:rsidRDefault="00CF59F1" w:rsidP="00CF59F1">
      <w:pPr>
        <w:pStyle w:val="BodyText"/>
      </w:pPr>
      <w:r>
        <w:t>Registration success as below:</w:t>
      </w:r>
    </w:p>
    <w:p w:rsidR="00CF59F1" w:rsidRDefault="00CF59F1" w:rsidP="00CF59F1">
      <w:pPr>
        <w:pStyle w:val="BodyText"/>
      </w:pPr>
    </w:p>
    <w:p w:rsidR="00CF59F1" w:rsidRDefault="00CF59F1" w:rsidP="00CF59F1">
      <w:pPr>
        <w:pStyle w:val="BodyText"/>
      </w:pPr>
      <w:r>
        <w:rPr>
          <w:iCs w:val="0"/>
          <w:noProof/>
        </w:rPr>
        <w:drawing>
          <wp:inline distT="0" distB="0" distL="0" distR="0" wp14:anchorId="78DA24E1" wp14:editId="63C5CF29">
            <wp:extent cx="3105150" cy="12001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05150" cy="1200150"/>
                    </a:xfrm>
                    <a:prstGeom prst="rect">
                      <a:avLst/>
                    </a:prstGeom>
                    <a:noFill/>
                    <a:ln>
                      <a:noFill/>
                    </a:ln>
                  </pic:spPr>
                </pic:pic>
              </a:graphicData>
            </a:graphic>
          </wp:inline>
        </w:drawing>
      </w:r>
    </w:p>
    <w:p w:rsidR="00CF59F1" w:rsidRDefault="00CF59F1" w:rsidP="00CF59F1">
      <w:pPr>
        <w:pStyle w:val="BodyText"/>
      </w:pPr>
      <w:r>
        <w:t>Error Response shown below upon a patent closeout when the vefaalerttracking.dll is not registered on a workstation after all Vista AWARE setup has been made:</w:t>
      </w:r>
    </w:p>
    <w:p w:rsidR="00CF59F1" w:rsidRDefault="00CF59F1" w:rsidP="00CF59F1">
      <w:pPr>
        <w:pStyle w:val="BodyText"/>
      </w:pPr>
      <w:r>
        <w:rPr>
          <w:iCs w:val="0"/>
          <w:noProof/>
        </w:rPr>
        <w:lastRenderedPageBreak/>
        <w:drawing>
          <wp:inline distT="0" distB="0" distL="0" distR="0" wp14:anchorId="36A948D0" wp14:editId="175B2324">
            <wp:extent cx="5854700" cy="43878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54700" cy="4387850"/>
                    </a:xfrm>
                    <a:prstGeom prst="rect">
                      <a:avLst/>
                    </a:prstGeom>
                    <a:noFill/>
                    <a:ln>
                      <a:noFill/>
                    </a:ln>
                  </pic:spPr>
                </pic:pic>
              </a:graphicData>
            </a:graphic>
          </wp:inline>
        </w:drawing>
      </w:r>
    </w:p>
    <w:p w:rsidR="00602098" w:rsidRPr="003F6C67" w:rsidRDefault="00602098" w:rsidP="00602098">
      <w:pPr>
        <w:shd w:val="clear" w:color="auto" w:fill="FFFFFF"/>
        <w:rPr>
          <w:color w:val="222222"/>
        </w:rPr>
      </w:pPr>
      <w:r w:rsidRPr="003F6C67">
        <w:rPr>
          <w:rFonts w:ascii="Calibri" w:hAnsi="Calibri"/>
          <w:color w:val="1F497D"/>
          <w:sz w:val="22"/>
          <w:szCs w:val="22"/>
        </w:rPr>
        <w:t> </w:t>
      </w:r>
    </w:p>
    <w:p w:rsidR="00602098" w:rsidRPr="00567FB4" w:rsidRDefault="00602098" w:rsidP="00602098">
      <w:pPr>
        <w:pStyle w:val="Heading1"/>
        <w:numPr>
          <w:ilvl w:val="0"/>
          <w:numId w:val="0"/>
        </w:numPr>
      </w:pPr>
      <w:bookmarkStart w:id="61" w:name="_Toc439869809"/>
      <w:r>
        <w:t>6.0 AWARE ALERT GENERATION, TESTING, AND PRODUCTION PREPARATION</w:t>
      </w:r>
      <w:bookmarkEnd w:id="61"/>
      <w:r w:rsidRPr="00567FB4">
        <w:t xml:space="preserve"> </w:t>
      </w:r>
    </w:p>
    <w:p w:rsidR="00CF59F1" w:rsidRPr="00717C19" w:rsidRDefault="00CF59F1" w:rsidP="00CF59F1">
      <w:pPr>
        <w:pStyle w:val="BodyText"/>
      </w:pPr>
    </w:p>
    <w:p w:rsidR="002F6233" w:rsidRDefault="002F6233" w:rsidP="00602098">
      <w:pPr>
        <w:pStyle w:val="Heading1"/>
        <w:numPr>
          <w:ilvl w:val="0"/>
          <w:numId w:val="0"/>
        </w:numPr>
      </w:pPr>
      <w:bookmarkStart w:id="62" w:name="_Toc439869810"/>
      <w:r>
        <w:t>6.</w:t>
      </w:r>
      <w:r w:rsidR="00602098">
        <w:t>1</w:t>
      </w:r>
      <w:r>
        <w:t xml:space="preserve"> Generate Generic Alerts for Critical Lab Values and Abnormal Image Results</w:t>
      </w:r>
      <w:bookmarkEnd w:id="62"/>
      <w:r>
        <w:t xml:space="preserve"> </w:t>
      </w:r>
    </w:p>
    <w:p w:rsidR="002F6233" w:rsidRDefault="002F6233" w:rsidP="002F6233"/>
    <w:p w:rsidR="00156E6D" w:rsidRDefault="00156E6D" w:rsidP="00156E6D">
      <w:pPr>
        <w:autoSpaceDE w:val="0"/>
        <w:autoSpaceDN w:val="0"/>
        <w:adjustRightInd w:val="0"/>
        <w:ind w:left="720"/>
        <w:rPr>
          <w:rFonts w:cs="r_ansi"/>
          <w:sz w:val="22"/>
          <w:szCs w:val="20"/>
        </w:rPr>
      </w:pPr>
    </w:p>
    <w:p w:rsidR="00886C3E" w:rsidRPr="00567FB4" w:rsidRDefault="00886C3E" w:rsidP="00886C3E">
      <w:pPr>
        <w:pStyle w:val="BodyText"/>
      </w:pPr>
      <w:r w:rsidRPr="004C0EEB">
        <w:rPr>
          <w:b/>
        </w:rPr>
        <w:t xml:space="preserve">For Test </w:t>
      </w:r>
      <w:r w:rsidR="004C0EEB">
        <w:rPr>
          <w:b/>
        </w:rPr>
        <w:t>purposes</w:t>
      </w:r>
      <w:r w:rsidRPr="004C0EEB">
        <w:rPr>
          <w:b/>
        </w:rPr>
        <w:t xml:space="preserve">, </w:t>
      </w:r>
      <w:r w:rsidR="00852963" w:rsidRPr="004C0EEB">
        <w:rPr>
          <w:b/>
        </w:rPr>
        <w:t xml:space="preserve">Test account users can </w:t>
      </w:r>
      <w:r w:rsidRPr="004C0EEB">
        <w:rPr>
          <w:b/>
        </w:rPr>
        <w:t>generate Alerts for Critical Lab Tests and Abnormal Images</w:t>
      </w:r>
      <w:r w:rsidRPr="00567FB4">
        <w:t xml:space="preserve"> (for use only in a TEST account).</w:t>
      </w:r>
    </w:p>
    <w:p w:rsidR="00886C3E" w:rsidRPr="00567FB4" w:rsidRDefault="00886C3E" w:rsidP="00886C3E">
      <w:pPr>
        <w:pStyle w:val="BodyText"/>
      </w:pPr>
      <w:r w:rsidRPr="00567FB4">
        <w:t>Assign these options as a Lab technician or Radiologist to make alerts on behalf of a provider</w:t>
      </w:r>
      <w:r w:rsidR="00852963">
        <w:t xml:space="preserve"> (user)</w:t>
      </w:r>
      <w:r w:rsidR="00D11C30">
        <w:t>:</w:t>
      </w:r>
    </w:p>
    <w:p w:rsidR="00886C3E" w:rsidRPr="00567FB4" w:rsidRDefault="00886C3E" w:rsidP="00886C3E">
      <w:pPr>
        <w:pStyle w:val="BodyText"/>
        <w:ind w:left="720"/>
      </w:pPr>
      <w:r w:rsidRPr="00567FB4">
        <w:t>ABIM   Critical Abnormal Imaging Results Alert [ZZVEFA ENTER IMAGING ALERT]</w:t>
      </w:r>
    </w:p>
    <w:p w:rsidR="00886C3E" w:rsidRPr="00567FB4" w:rsidRDefault="00886C3E" w:rsidP="00886C3E">
      <w:pPr>
        <w:pStyle w:val="BodyText"/>
        <w:ind w:left="720"/>
      </w:pPr>
      <w:r w:rsidRPr="00567FB4">
        <w:t>CRLA   Enter lab data for VEHU patients [ZZVEHU LAB DATA ENTRY]</w:t>
      </w:r>
    </w:p>
    <w:p w:rsidR="00886C3E" w:rsidRDefault="00886C3E" w:rsidP="00886C3E">
      <w:pPr>
        <w:pStyle w:val="BodyText"/>
      </w:pPr>
      <w:r w:rsidRPr="00567FB4">
        <w:t>Create alerts (</w:t>
      </w:r>
      <w:r w:rsidR="00AB56F6">
        <w:t>*</w:t>
      </w:r>
      <w:r w:rsidRPr="00567FB4">
        <w:t>only for use in a Test account)</w:t>
      </w:r>
    </w:p>
    <w:p w:rsidR="00121909" w:rsidRPr="00567FB4" w:rsidRDefault="00121909" w:rsidP="00121909">
      <w:pPr>
        <w:pStyle w:val="BodyText"/>
      </w:pPr>
      <w:r w:rsidRPr="00567FB4">
        <w:lastRenderedPageBreak/>
        <w:t>1. Critical Lab Test Alerts</w:t>
      </w:r>
    </w:p>
    <w:p w:rsidR="00121909" w:rsidRPr="00567FB4" w:rsidRDefault="00121909" w:rsidP="00886C3E">
      <w:pPr>
        <w:pStyle w:val="BodyText"/>
      </w:pPr>
    </w:p>
    <w:p w:rsidR="00886C3E" w:rsidRPr="00567FB4" w:rsidRDefault="00886C3E" w:rsidP="00886C3E">
      <w:pPr>
        <w:pStyle w:val="BodyText"/>
        <w:ind w:left="720"/>
      </w:pPr>
      <w:r w:rsidRPr="00567FB4">
        <w:rPr>
          <w:b/>
        </w:rPr>
        <w:t>NOTE:</w:t>
      </w:r>
      <w:r w:rsidRPr="00567FB4">
        <w:t xml:space="preserve"> Assuming OCCULT BLOOD and PROSTATE SPECIFIC ANTIGEN </w:t>
      </w:r>
      <w:r>
        <w:t xml:space="preserve">or EQUIVALENT lab test names </w:t>
      </w:r>
      <w:r w:rsidRPr="00567FB4">
        <w:t>are in the ORDERABLE ITEMS file and LABORATORY TEST file for generation of lab alerts below.</w:t>
      </w:r>
    </w:p>
    <w:p w:rsidR="00886C3E" w:rsidRPr="00567FB4" w:rsidRDefault="00886C3E" w:rsidP="00886C3E">
      <w:pPr>
        <w:pStyle w:val="BodyText"/>
        <w:ind w:left="720"/>
      </w:pPr>
      <w:r w:rsidRPr="00567FB4">
        <w:t>Provide a Lab tech user having at least the security keys below:</w:t>
      </w:r>
      <w:r w:rsidRPr="00567FB4">
        <w:br/>
        <w:t xml:space="preserve">LRLAB   LRLIASON   LRSUPER   LRVERIFY   ORELSE  </w:t>
      </w:r>
    </w:p>
    <w:p w:rsidR="00886C3E" w:rsidRPr="00567FB4" w:rsidRDefault="00886C3E" w:rsidP="00886C3E">
      <w:pPr>
        <w:pStyle w:val="BodyText"/>
        <w:ind w:left="720"/>
      </w:pPr>
      <w:r w:rsidRPr="00567FB4">
        <w:t xml:space="preserve">Provide a Radiology Technician the option </w:t>
      </w:r>
      <w:r w:rsidRPr="00567FB4">
        <w:br/>
        <w:t>CRLA   Enter lab data for VEHU patients [ZZVEHU LAB DATA ENTRY] to this user.</w:t>
      </w:r>
    </w:p>
    <w:p w:rsidR="00886C3E" w:rsidRPr="003039DE" w:rsidRDefault="00886C3E" w:rsidP="00886C3E">
      <w:pPr>
        <w:spacing w:after="120"/>
        <w:ind w:left="720"/>
        <w:rPr>
          <w:b/>
          <w:sz w:val="22"/>
          <w:szCs w:val="22"/>
        </w:rPr>
      </w:pPr>
      <w:r w:rsidRPr="00567FB4">
        <w:rPr>
          <w:sz w:val="22"/>
          <w:szCs w:val="22"/>
        </w:rPr>
        <w:t xml:space="preserve">Make a critical lab test alert as shown in example below for equivalent PROSTATE SPECIFIC ANTIGEN and for OCCULT BLOOD. If either of these lab tests is a lab panel, or </w:t>
      </w:r>
      <w:r>
        <w:rPr>
          <w:sz w:val="22"/>
          <w:szCs w:val="22"/>
        </w:rPr>
        <w:t xml:space="preserve">does not have a site/specimen for a defined critical lab value, or </w:t>
      </w:r>
      <w:r w:rsidRPr="00567FB4">
        <w:rPr>
          <w:sz w:val="22"/>
          <w:szCs w:val="22"/>
        </w:rPr>
        <w:t>is a multi-test group (such as OCCULT BLOOD X3 MAILER, or OCCULT BLOOD SINGLE CARD</w:t>
      </w:r>
      <w:r>
        <w:rPr>
          <w:sz w:val="22"/>
          <w:szCs w:val="22"/>
        </w:rPr>
        <w:t>, or OCCULT BLOOD - IMMUNOLOGY</w:t>
      </w:r>
      <w:r w:rsidRPr="00567FB4">
        <w:rPr>
          <w:sz w:val="22"/>
          <w:szCs w:val="22"/>
        </w:rPr>
        <w:t xml:space="preserve">), refer to </w:t>
      </w:r>
      <w:r w:rsidRPr="003039DE">
        <w:rPr>
          <w:b/>
          <w:sz w:val="22"/>
          <w:szCs w:val="22"/>
        </w:rPr>
        <w:fldChar w:fldCharType="begin"/>
      </w:r>
      <w:r w:rsidRPr="003039DE">
        <w:rPr>
          <w:b/>
          <w:sz w:val="22"/>
          <w:szCs w:val="22"/>
        </w:rPr>
        <w:instrText xml:space="preserve"> REF _Ref396113742 \h </w:instrText>
      </w:r>
      <w:r w:rsidR="003039DE">
        <w:rPr>
          <w:b/>
          <w:sz w:val="22"/>
          <w:szCs w:val="22"/>
        </w:rPr>
        <w:instrText xml:space="preserve"> \* MERGEFORMAT </w:instrText>
      </w:r>
      <w:r w:rsidRPr="003039DE">
        <w:rPr>
          <w:b/>
          <w:sz w:val="22"/>
          <w:szCs w:val="22"/>
        </w:rPr>
      </w:r>
      <w:r w:rsidRPr="003039DE">
        <w:rPr>
          <w:b/>
          <w:sz w:val="22"/>
          <w:szCs w:val="22"/>
        </w:rPr>
        <w:fldChar w:fldCharType="separate"/>
      </w:r>
      <w:r w:rsidRPr="003039DE">
        <w:rPr>
          <w:b/>
        </w:rPr>
        <w:t>Appe</w:t>
      </w:r>
      <w:r w:rsidR="003A0D44" w:rsidRPr="003039DE">
        <w:rPr>
          <w:b/>
        </w:rPr>
        <w:t xml:space="preserve">ndix </w:t>
      </w:r>
      <w:r w:rsidR="008626E6" w:rsidRPr="003039DE">
        <w:rPr>
          <w:b/>
        </w:rPr>
        <w:t>D</w:t>
      </w:r>
      <w:r w:rsidRPr="003039DE">
        <w:rPr>
          <w:b/>
        </w:rPr>
        <w:t xml:space="preserve"> - Alternate Method for Generating Artificial Lab Alerts</w:t>
      </w:r>
      <w:r w:rsidRPr="003039DE">
        <w:rPr>
          <w:b/>
          <w:sz w:val="22"/>
          <w:szCs w:val="22"/>
        </w:rPr>
        <w:fldChar w:fldCharType="end"/>
      </w:r>
      <w:r w:rsidRPr="003039DE">
        <w:rPr>
          <w:b/>
          <w:sz w:val="22"/>
          <w:szCs w:val="22"/>
        </w:rPr>
        <w:t>,</w:t>
      </w:r>
    </w:p>
    <w:p w:rsidR="005E5168" w:rsidRDefault="00886C3E" w:rsidP="00121909">
      <w:pPr>
        <w:pStyle w:val="BodyText"/>
        <w:ind w:left="720"/>
      </w:pPr>
      <w:r w:rsidRPr="00567FB4">
        <w:t xml:space="preserve">First logon as this Lab Tech user who will make critical lab alerts. First make alerts for yourselves as Clinical Coordinators if you want to be an AWARE provider. These can also be </w:t>
      </w:r>
      <w:r>
        <w:t xml:space="preserve">made </w:t>
      </w:r>
      <w:r w:rsidRPr="00567FB4">
        <w:t>on behalf of other tes</w:t>
      </w:r>
      <w:r>
        <w:t>t providers (i.e. DUMMY, PROVIDER, etc.)</w:t>
      </w:r>
    </w:p>
    <w:p w:rsidR="00886C3E" w:rsidRPr="00567FB4" w:rsidRDefault="00886C3E" w:rsidP="00121909">
      <w:pPr>
        <w:pStyle w:val="BodyText"/>
        <w:ind w:left="720"/>
        <w:rPr>
          <w:rFonts w:ascii="Times New Roman Bold" w:hAnsi="Times New Roman Bold" w:cs="r_ansi"/>
          <w:b/>
          <w:szCs w:val="20"/>
        </w:rPr>
      </w:pPr>
      <w:r w:rsidRPr="00567FB4">
        <w:rPr>
          <w:rFonts w:ascii="Times New Roman Bold" w:hAnsi="Times New Roman Bold" w:cs="r_ansi"/>
          <w:b/>
          <w:szCs w:val="20"/>
        </w:rPr>
        <w:t>For Occult Blood:</w:t>
      </w:r>
    </w:p>
    <w:p w:rsidR="00886C3E" w:rsidRPr="00567FB4" w:rsidRDefault="00886C3E" w:rsidP="00886C3E">
      <w:pPr>
        <w:autoSpaceDE w:val="0"/>
        <w:autoSpaceDN w:val="0"/>
        <w:adjustRightInd w:val="0"/>
        <w:ind w:left="720"/>
        <w:rPr>
          <w:rFonts w:ascii="r_ansi" w:hAnsi="r_ansi" w:cs="r_ansi"/>
          <w:b/>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Select Rn Menu &lt;TEST ACCOUNT&gt; Option: CRLA  Enter lab data for VEHU patients</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Select LABORATORY TEST NAME:    URINE BLOOD</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The Sample Is URINE,VOIDED (SPOT)</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Reference Ranges for this test and Specimen:</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Reference Low: "NEG"</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Reference High: </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Critical Low: </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Critical High: .1</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If you want the same value for all patients, enter it for both high and low</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Enter the low result to enter for this test:  .2  </w:t>
      </w:r>
      <w:r w:rsidRPr="00567FB4">
        <w:rPr>
          <w:rFonts w:ascii="r_ansi" w:hAnsi="r_ansi" w:cs="r_ansi"/>
          <w:sz w:val="20"/>
          <w:szCs w:val="20"/>
        </w:rPr>
        <w:sym w:font="Wingdings" w:char="F0DF"/>
      </w:r>
      <w:r w:rsidRPr="00567FB4">
        <w:rPr>
          <w:rFonts w:ascii="r_ansi" w:hAnsi="r_ansi" w:cs="r_ansi"/>
          <w:sz w:val="20"/>
          <w:szCs w:val="20"/>
        </w:rPr>
        <w:t xml:space="preserve"> enter value higher than .1</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Enter the high result for this test: .3 &lt;- enter value above low result above</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A random generator will generate a critical lab alert with a lab value somewhere between the low and high result.</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Enter the date/time of collection for all results:  N  (JUN 26, 2014@14:29)</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Provider Selection:</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Select a Provider: DUMM,PROV</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lastRenderedPageBreak/>
        <w:t xml:space="preserve">     1   DUMMY,PROVIDER A       PAD     CAC     ATTENDING PHY</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2   DUMMY,PROVIDER B       PBD     CAC     ATTENDING</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3   DUMMY,PROVIDER C       PCD     CAC     ATTENDING</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4   DUMMY,PROVIDER D       PDD     CAC     ATTENDING</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5   DUMMY,PROVIDER E       PED     CAC     ATTENDING</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CHOOSE 1-5: 2  DUMMY,PROVIDER B     PBD     CAC     ATTENDING</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Select patients to enter the selected lab result for. Select numbers between</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0 and 950 with the number corresponding to the VeHU patient that you want to</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update.  For example, choosing number 12 will update VeHU patient twelve</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(LAST 6 digits of SSN. Test patients SSN assumed 666 and leading zeros up to 6 digits OR "66600"L4.</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Twelve is 666000012 for SSN)</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Select patient(s) to be updated:  (0-950): 8 (with no leading zeros)</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Are you ready to proceed? YES</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ZMSHTS,EHYUN F        10-1-36    666000008     NO     NSC VETERAN             </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&gt;&gt;&gt; Active Patient Record Flag(s):</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&lt;MISSING PATIENT&gt;                       CATEGORY II</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&lt;PAIN CONTRACT&gt;                         CATEGORY II</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Do you wish to view active patient record flag details? Yes// N  (No)</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WARNING : ** This patient has been flagged with a Bad Address Indicator.</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Enrollment Priority:            Category: IN PROCESS    End Date: </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 Patient Requires a Means Test ***</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Primary Means Test Required from JUN 28,2013</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Enter &lt;RETURN&gt; to continue.</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MEANS TEST REQUIRED</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PROVIDER=DUMMY,PROVIDER B</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LAB Order number: 14876</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Enter Report Routing Location: </w:t>
      </w:r>
      <w:r w:rsidRPr="00567FB4">
        <w:rPr>
          <w:rFonts w:ascii="r_ansi" w:hAnsi="r_ansi" w:cs="r_ansi"/>
          <w:sz w:val="20"/>
          <w:szCs w:val="20"/>
        </w:rPr>
        <w:sym w:font="Wingdings" w:char="F0DF"/>
      </w:r>
      <w:r w:rsidRPr="00567FB4">
        <w:rPr>
          <w:rFonts w:ascii="r_ansi" w:hAnsi="r_ansi" w:cs="r_ansi"/>
          <w:sz w:val="20"/>
          <w:szCs w:val="20"/>
        </w:rPr>
        <w:t>enter a location in the Hospital location file (i.e</w:t>
      </w:r>
      <w:r w:rsidRPr="00567FB4">
        <w:rPr>
          <w:rFonts w:ascii="r_ansi" w:hAnsi="r_ansi" w:cs="r_ansi"/>
          <w:sz w:val="22"/>
          <w:szCs w:val="22"/>
        </w:rPr>
        <w:t xml:space="preserve">. </w:t>
      </w:r>
      <w:r w:rsidRPr="00567FB4">
        <w:rPr>
          <w:sz w:val="22"/>
          <w:szCs w:val="22"/>
        </w:rPr>
        <w:t>ZAAATEST CLINIC FOR ITD-X</w:t>
      </w:r>
      <w:r w:rsidRPr="00567FB4">
        <w:rPr>
          <w:rFonts w:ascii="r_ansi" w:hAnsi="r_ansi" w:cs="r_ansi"/>
          <w:sz w:val="20"/>
          <w:szCs w:val="20"/>
        </w:rPr>
        <w:t xml:space="preserve"> ).</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Print labels on: LABLABEL2PRT// ^</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ACCESSION:  UR 0626 1  &lt;1341770001&gt;</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URINE BLOOD                   URINE,VOIDED (SPOT)  URINE</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Work Load Area: URINALYSIS</w:t>
      </w:r>
      <w:r w:rsidRPr="00567FB4">
        <w:rPr>
          <w:rFonts w:ascii="r_ansi" w:hAnsi="r_ansi" w:cs="r_ansi"/>
          <w:sz w:val="20"/>
          <w:szCs w:val="20"/>
        </w:rPr>
        <w:sym w:font="Wingdings" w:char="F0DF"/>
      </w:r>
      <w:r w:rsidRPr="00567FB4">
        <w:rPr>
          <w:rFonts w:ascii="r_ansi" w:hAnsi="r_ansi" w:cs="r_ansi"/>
          <w:sz w:val="20"/>
          <w:szCs w:val="20"/>
        </w:rPr>
        <w:t xml:space="preserve"> or other location </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ACCESSION:                                   UR 0626 1</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6/26 14:29d  </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URINE BLOOD                                        .3 H*   </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Verified!</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                </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ind w:left="720"/>
        <w:rPr>
          <w:b/>
        </w:rPr>
      </w:pPr>
      <w:r w:rsidRPr="00567FB4">
        <w:rPr>
          <w:b/>
        </w:rPr>
        <w:t>For Prostate Specific Antigen (PSA):</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Select OPTION NAME:    ZZVEHU LAB DATA ENTRY     Enter lab data for VEHU patients</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Enter lab data for VEHU patients</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Select LABORATORY TEST NAME: PSA  </w:t>
      </w:r>
      <w:r w:rsidRPr="00567FB4">
        <w:rPr>
          <w:rFonts w:ascii="r_ansi" w:hAnsi="r_ansi" w:cs="r_ansi"/>
          <w:b/>
          <w:sz w:val="20"/>
          <w:szCs w:val="20"/>
        </w:rPr>
        <w:t>PROSTATE SPECIFIC ANTIGEN</w:t>
      </w:r>
      <w:r w:rsidRPr="00567FB4">
        <w:rPr>
          <w:rFonts w:ascii="r_ansi" w:hAnsi="r_ansi" w:cs="r_ansi"/>
          <w:sz w:val="20"/>
          <w:szCs w:val="20"/>
        </w:rPr>
        <w:t xml:space="preserve">     PSA</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Is BLOOD     GOLD TOP the correct sample to collect? Y//</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Reference Ranges for this test and Specimen:</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Reference Low: 0.1</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Reference High: 4.0</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Critical Low: </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Critical High: 15</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If you want the same value for all patients, enter it for both high and low</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Enter the low result to enter for this test:  16 </w:t>
      </w:r>
      <w:r w:rsidRPr="00567FB4">
        <w:rPr>
          <w:b/>
        </w:rPr>
        <w:sym w:font="Wingdings" w:char="F0DF"/>
      </w:r>
      <w:r w:rsidRPr="00567FB4">
        <w:rPr>
          <w:rFonts w:ascii="r_ansi" w:hAnsi="r_ansi" w:cs="r_ansi"/>
          <w:b/>
          <w:sz w:val="20"/>
          <w:szCs w:val="20"/>
        </w:rPr>
        <w:t>-- greater than 15</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Enter the high result for this test: 18  </w:t>
      </w:r>
      <w:r w:rsidRPr="00567FB4">
        <w:sym w:font="Wingdings" w:char="F0DF"/>
      </w:r>
      <w:r w:rsidRPr="00567FB4">
        <w:rPr>
          <w:rFonts w:ascii="r_ansi" w:hAnsi="r_ansi" w:cs="r_ansi"/>
          <w:b/>
          <w:sz w:val="20"/>
          <w:szCs w:val="20"/>
        </w:rPr>
        <w:t>----greater than 15 so that any randomly selected value(s) between 16 and 18 are all &gt; 15 as a Critical High value.</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Enter the date/time of collection for all results:  </w:t>
      </w:r>
      <w:r w:rsidRPr="00567FB4">
        <w:rPr>
          <w:rFonts w:ascii="r_ansi" w:hAnsi="r_ansi" w:cs="r_ansi"/>
          <w:b/>
          <w:sz w:val="20"/>
          <w:szCs w:val="20"/>
        </w:rPr>
        <w:t>NOW</w:t>
      </w:r>
      <w:r w:rsidRPr="00567FB4">
        <w:rPr>
          <w:rFonts w:ascii="r_ansi" w:hAnsi="r_ansi" w:cs="r_ansi"/>
          <w:sz w:val="20"/>
          <w:szCs w:val="20"/>
        </w:rPr>
        <w:t xml:space="preserve">  (AUG 18, 2011@00:37)</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Provider Selection:</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Select a Provider: PROVIDER,NINE</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Select patients to enter the selected lab result for. Select numbers between 0 and 950 with the number corresponding to the VeHU patient that you want to update.  </w:t>
      </w:r>
      <w:r w:rsidRPr="00567FB4">
        <w:rPr>
          <w:rFonts w:ascii="r_ansi" w:hAnsi="r_ansi" w:cs="r_ansi"/>
          <w:b/>
          <w:sz w:val="20"/>
          <w:szCs w:val="20"/>
        </w:rPr>
        <w:t xml:space="preserve">For example, choosing number 12 will update VeHU patient twelve (LAST 6 digits of SSN. Test patients SSN assumed 666 and leading zeros up to 6 digits </w:t>
      </w:r>
      <w:r w:rsidRPr="00567FB4">
        <w:rPr>
          <w:b/>
        </w:rPr>
        <w:t>or "66600"_"L4."</w:t>
      </w:r>
      <w:r w:rsidRPr="00567FB4">
        <w:rPr>
          <w:rFonts w:ascii="r_ansi" w:hAnsi="r_ansi" w:cs="r_ansi"/>
          <w:b/>
          <w:sz w:val="20"/>
          <w:szCs w:val="20"/>
        </w:rPr>
        <w:t>.L4 as last four. Twelve is with a patient with SSN 666000012</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Select patient(s) to be updated:  (0-950): 9 </w:t>
      </w:r>
      <w:r w:rsidRPr="00567FB4">
        <w:rPr>
          <w:b/>
        </w:rPr>
        <w:sym w:font="Wingdings" w:char="F0DF"/>
      </w:r>
      <w:r w:rsidRPr="00567FB4">
        <w:rPr>
          <w:rFonts w:ascii="r_ansi" w:hAnsi="r_ansi" w:cs="r_ansi"/>
          <w:b/>
          <w:sz w:val="20"/>
          <w:szCs w:val="20"/>
        </w:rPr>
        <w:t>--enter last part of SSN. ( no leading zeros)</w:t>
      </w:r>
    </w:p>
    <w:p w:rsidR="00886C3E" w:rsidRPr="00567FB4" w:rsidRDefault="00886C3E" w:rsidP="00886C3E">
      <w:pPr>
        <w:autoSpaceDE w:val="0"/>
        <w:autoSpaceDN w:val="0"/>
        <w:adjustRightInd w:val="0"/>
        <w:ind w:left="720"/>
        <w:rPr>
          <w:rFonts w:ascii="r_ansi" w:hAnsi="r_ansi" w:cs="r_ansi"/>
          <w:b/>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Are you ready to proceed? YES</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EIGHT,PATIENT        4-7-35    666000008     YES   SC VETERAN    SMB SMB  </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Enrollment Priority:            Category: IN PROCESS    End Date: </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PROVIDER=PROVIDER,NINE</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LAB Order number: 17657</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Work Load Area: URINALYSIS </w:t>
      </w:r>
      <w:r w:rsidRPr="00567FB4">
        <w:rPr>
          <w:rFonts w:ascii="r_ansi" w:hAnsi="r_ansi" w:cs="r_ansi"/>
          <w:sz w:val="20"/>
          <w:szCs w:val="20"/>
        </w:rPr>
        <w:sym w:font="Wingdings" w:char="F0DF"/>
      </w:r>
      <w:r w:rsidRPr="00567FB4">
        <w:rPr>
          <w:rFonts w:ascii="r_ansi" w:hAnsi="r_ansi" w:cs="r_ansi"/>
          <w:sz w:val="20"/>
          <w:szCs w:val="20"/>
        </w:rPr>
        <w:t xml:space="preserve"> or other location </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lastRenderedPageBreak/>
        <w:t>ACCESSION:  JMS 11 13  &lt;7811000013&gt;</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PROSTATE SPECIFIC ANTIGEN     BLOOD    SERUM</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GENERAL PROCESSING INST.:   This test can be processed for outside labs, as</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well as in house </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ACCESSION:                                   JMS 11 13</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8/18 00:37d </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PROSTATE SPECIFIC ANTIGEN                          13 H* u/mL  </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w:t>
      </w:r>
      <w:r w:rsidRPr="00567FB4">
        <w:rPr>
          <w:rFonts w:ascii="r_ansi" w:hAnsi="r_ansi" w:cs="r_ansi"/>
          <w:sz w:val="20"/>
          <w:szCs w:val="20"/>
        </w:rPr>
        <w:tab/>
      </w:r>
      <w:r w:rsidRPr="00567FB4">
        <w:rPr>
          <w:rFonts w:ascii="r_ansi" w:hAnsi="r_ansi" w:cs="r_ansi"/>
          <w:sz w:val="20"/>
          <w:szCs w:val="20"/>
        </w:rPr>
        <w:tab/>
        <w:t>Verified!</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    </w:t>
      </w:r>
    </w:p>
    <w:p w:rsidR="00886C3E" w:rsidRPr="00567FB4" w:rsidRDefault="00886C3E" w:rsidP="00886C3E">
      <w:pPr>
        <w:autoSpaceDE w:val="0"/>
        <w:autoSpaceDN w:val="0"/>
        <w:adjustRightInd w:val="0"/>
        <w:rPr>
          <w:rFonts w:ascii="r_ansi" w:hAnsi="r_ansi" w:cs="r_ansi"/>
          <w:sz w:val="20"/>
          <w:szCs w:val="20"/>
        </w:rPr>
      </w:pPr>
      <w:r w:rsidRPr="00567FB4">
        <w:rPr>
          <w:rFonts w:ascii="r_ansi" w:hAnsi="r_ansi" w:cs="r_ansi"/>
          <w:sz w:val="20"/>
          <w:szCs w:val="20"/>
        </w:rPr>
        <w:t>2. Abno</w:t>
      </w:r>
      <w:r>
        <w:rPr>
          <w:rFonts w:ascii="r_ansi" w:hAnsi="r_ansi" w:cs="r_ansi"/>
          <w:sz w:val="20"/>
          <w:szCs w:val="20"/>
        </w:rPr>
        <w:t>r</w:t>
      </w:r>
      <w:r w:rsidRPr="00567FB4">
        <w:rPr>
          <w:rFonts w:ascii="r_ansi" w:hAnsi="r_ansi" w:cs="r_ansi"/>
          <w:sz w:val="20"/>
          <w:szCs w:val="20"/>
        </w:rPr>
        <w:t xml:space="preserve">mal Imaging Alerts  </w:t>
      </w:r>
    </w:p>
    <w:p w:rsidR="00886C3E" w:rsidRPr="00567FB4" w:rsidRDefault="00886C3E" w:rsidP="00886C3E">
      <w:pPr>
        <w:pStyle w:val="BodyText"/>
      </w:pPr>
      <w:r w:rsidRPr="00567FB4">
        <w:t xml:space="preserve"> Make an Abnormal Imaging Result Alert for a Chest X-Ray and Mammogram:</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Assign this user the option </w:t>
      </w:r>
      <w:r w:rsidRPr="00567FB4">
        <w:rPr>
          <w:rFonts w:ascii="r_ansi" w:hAnsi="r_ansi" w:cs="r_ansi"/>
          <w:b/>
          <w:sz w:val="20"/>
          <w:szCs w:val="20"/>
        </w:rPr>
        <w:t>ABIM</w:t>
      </w:r>
      <w:r w:rsidRPr="00567FB4">
        <w:rPr>
          <w:rFonts w:ascii="r_ansi" w:hAnsi="r_ansi" w:cs="r_ansi"/>
          <w:sz w:val="20"/>
          <w:szCs w:val="20"/>
        </w:rPr>
        <w:t xml:space="preserve">   Critical Abnormal Imaging Results Alert [</w:t>
      </w:r>
      <w:r w:rsidRPr="00567FB4">
        <w:rPr>
          <w:rFonts w:ascii="r_ansi" w:hAnsi="r_ansi" w:cs="r_ansi"/>
          <w:b/>
          <w:sz w:val="20"/>
          <w:szCs w:val="20"/>
        </w:rPr>
        <w:t>VEFA ENTER IMAGING ALERT</w:t>
      </w:r>
      <w:r w:rsidRPr="00567FB4">
        <w:rPr>
          <w:rFonts w:ascii="r_ansi" w:hAnsi="r_ansi" w:cs="r_ansi"/>
          <w:sz w:val="20"/>
          <w:szCs w:val="20"/>
        </w:rPr>
        <w:t>]</w:t>
      </w:r>
    </w:p>
    <w:p w:rsidR="00886C3E" w:rsidRPr="00386E93"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Logon to as this Radiologist user who will</w:t>
      </w:r>
      <w:r w:rsidRPr="00567FB4">
        <w:t xml:space="preserve"> </w:t>
      </w:r>
      <w:r w:rsidRPr="00181ADE">
        <w:rPr>
          <w:rFonts w:ascii="r_ansi" w:hAnsi="r_ansi"/>
          <w:sz w:val="20"/>
        </w:rPr>
        <w:t>make abnormal imaging alert(s) on behalf of another provider.</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Select OPTION NAME: VEFA</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1   VEFA ALERT TRACKING REPORTING       FAT Alert Tracking Reporting</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2   VEFA ENTER IMAGING ALERT       Critical Abnormal Imaging Results </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CHOOSE 1-8: 2  VEFA ENTER IMAGING ALERT     Critical Abnormal Imaging Results Alert</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Critical Abnormal Imaging Results Alert</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Select Patient for Imaging Alert : FIVE,PA </w:t>
      </w:r>
      <w:r w:rsidRPr="00567FB4">
        <w:rPr>
          <w:b/>
        </w:rPr>
        <w:sym w:font="Wingdings" w:char="F0DF"/>
      </w:r>
      <w:r w:rsidRPr="00567FB4">
        <w:rPr>
          <w:rFonts w:ascii="r_ansi" w:hAnsi="r_ansi" w:cs="r_ansi"/>
          <w:b/>
          <w:sz w:val="20"/>
          <w:szCs w:val="20"/>
        </w:rPr>
        <w:t>---select patient</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1   FIVE,PATIENT        4-7-35    666000005     YES     SC VETERAN           </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CHOOSE 1-5: 1  FIVE,PATIENT        4-7-35    666000005     YES     SC VETERAN   </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Enrollment Priority: GROUP 3    Category: IN PROCESS    End Date: </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Provider Selection:</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Select a Provider: PROVIDER,FIVE  </w:t>
      </w:r>
      <w:r w:rsidRPr="00567FB4">
        <w:rPr>
          <w:b/>
        </w:rPr>
        <w:sym w:font="Wingdings" w:char="F0DF"/>
      </w:r>
      <w:r w:rsidRPr="00567FB4">
        <w:rPr>
          <w:rFonts w:ascii="r_ansi" w:hAnsi="r_ansi" w:cs="r_ansi"/>
          <w:b/>
          <w:sz w:val="20"/>
          <w:szCs w:val="20"/>
        </w:rPr>
        <w:t xml:space="preserve">--Enter on behalf of a provider </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DO YOU WANT CHEST 2 VIEWS FRONT AND LATERAL? Yes// N (No) or (Yes) </w:t>
      </w:r>
      <w:r w:rsidRPr="00567FB4">
        <w:rPr>
          <w:b/>
        </w:rPr>
        <w:sym w:font="Wingdings" w:char="F0DF"/>
      </w:r>
      <w:r w:rsidRPr="00567FB4">
        <w:rPr>
          <w:rFonts w:ascii="r_ansi" w:hAnsi="r_ansi" w:cs="r_ansi"/>
          <w:b/>
          <w:sz w:val="20"/>
          <w:szCs w:val="20"/>
        </w:rPr>
        <w:t>--- choose this one</w:t>
      </w:r>
      <w:r w:rsidRPr="00567FB4">
        <w:rPr>
          <w:rFonts w:ascii="r_ansi" w:hAnsi="r_ansi" w:cs="r_ansi"/>
          <w:sz w:val="20"/>
          <w:szCs w:val="20"/>
        </w:rPr>
        <w:t xml:space="preserve"> for an abnormal Chest X-Ray alert</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DO YOU WANT MAMMOGRAM BILAT? Yes// Y (Yes) or (No) </w:t>
      </w:r>
      <w:r w:rsidRPr="00567FB4">
        <w:rPr>
          <w:b/>
        </w:rPr>
        <w:sym w:font="Wingdings" w:char="F0DF"/>
      </w:r>
      <w:r w:rsidRPr="00567FB4">
        <w:rPr>
          <w:rFonts w:ascii="r_ansi" w:hAnsi="r_ansi" w:cs="r_ansi"/>
          <w:b/>
          <w:sz w:val="20"/>
          <w:szCs w:val="20"/>
        </w:rPr>
        <w:t>-- or choose this one for An abnormal Mammogram alert</w:t>
      </w:r>
    </w:p>
    <w:p w:rsidR="00886C3E" w:rsidRPr="00567FB4" w:rsidRDefault="00886C3E" w:rsidP="00886C3E">
      <w:pPr>
        <w:autoSpaceDE w:val="0"/>
        <w:autoSpaceDN w:val="0"/>
        <w:adjustRightInd w:val="0"/>
        <w:ind w:left="720"/>
        <w:rPr>
          <w:rFonts w:ascii="r_ansi" w:hAnsi="r_ansi" w:cs="r_ansi"/>
          <w:b/>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DO YOU WANT AMENDED CHEST 2 VIEWS FRONT AND LATERAL"? Yes// N (No) or (Yes) </w:t>
      </w:r>
      <w:r w:rsidRPr="00567FB4">
        <w:rPr>
          <w:b/>
        </w:rPr>
        <w:sym w:font="Wingdings" w:char="F0DF"/>
      </w:r>
      <w:r w:rsidRPr="00567FB4">
        <w:rPr>
          <w:rFonts w:ascii="r_ansi" w:hAnsi="r_ansi" w:cs="r_ansi"/>
          <w:b/>
          <w:sz w:val="20"/>
          <w:szCs w:val="20"/>
        </w:rPr>
        <w:t>--- choose this one</w:t>
      </w:r>
      <w:r w:rsidRPr="00567FB4">
        <w:rPr>
          <w:rFonts w:ascii="r_ansi" w:hAnsi="r_ansi" w:cs="r_ansi"/>
          <w:sz w:val="20"/>
          <w:szCs w:val="20"/>
        </w:rPr>
        <w:t xml:space="preserve"> for an abnormal Amended Chest X-Ray alert</w:t>
      </w:r>
    </w:p>
    <w:p w:rsidR="00886C3E" w:rsidRPr="00567FB4" w:rsidRDefault="00886C3E" w:rsidP="00886C3E">
      <w:pPr>
        <w:autoSpaceDE w:val="0"/>
        <w:autoSpaceDN w:val="0"/>
        <w:adjustRightInd w:val="0"/>
        <w:ind w:left="720"/>
        <w:rPr>
          <w:rFonts w:ascii="r_ansi" w:hAnsi="r_ansi" w:cs="r_ansi"/>
          <w:b/>
          <w:sz w:val="20"/>
          <w:szCs w:val="20"/>
        </w:rPr>
      </w:pPr>
    </w:p>
    <w:p w:rsidR="002F6233" w:rsidRDefault="002F6233" w:rsidP="00602098">
      <w:pPr>
        <w:pStyle w:val="Heading1"/>
        <w:numPr>
          <w:ilvl w:val="0"/>
          <w:numId w:val="0"/>
        </w:numPr>
      </w:pPr>
      <w:bookmarkStart w:id="63" w:name="_Toc439869811"/>
      <w:r>
        <w:t>6.</w:t>
      </w:r>
      <w:r w:rsidR="00602098">
        <w:t>2</w:t>
      </w:r>
      <w:r>
        <w:t xml:space="preserve"> Exercise the System with Initial Testing</w:t>
      </w:r>
      <w:bookmarkEnd w:id="63"/>
      <w:r>
        <w:t xml:space="preserve"> </w:t>
      </w:r>
    </w:p>
    <w:p w:rsidR="00886C3E" w:rsidRPr="00567FB4" w:rsidRDefault="00886C3E" w:rsidP="00886C3E">
      <w:pPr>
        <w:autoSpaceDE w:val="0"/>
        <w:autoSpaceDN w:val="0"/>
        <w:adjustRightInd w:val="0"/>
        <w:ind w:left="720"/>
        <w:rPr>
          <w:rFonts w:ascii="r_ansi" w:hAnsi="r_ansi" w:cs="r_ansi"/>
          <w:b/>
          <w:sz w:val="20"/>
          <w:szCs w:val="20"/>
        </w:rPr>
      </w:pPr>
    </w:p>
    <w:p w:rsidR="009E4298" w:rsidRPr="00567FB4" w:rsidRDefault="001757B0" w:rsidP="002230D0">
      <w:pPr>
        <w:pStyle w:val="BodyText"/>
      </w:pPr>
      <w:bookmarkStart w:id="64" w:name="_Toc392850285"/>
      <w:bookmarkEnd w:id="64"/>
      <w:r w:rsidRPr="001757B0">
        <w:rPr>
          <w:b/>
        </w:rPr>
        <w:lastRenderedPageBreak/>
        <w:t>For AWARE users,</w:t>
      </w:r>
      <w:r>
        <w:t xml:space="preserve"> e</w:t>
      </w:r>
      <w:r w:rsidR="009E4298" w:rsidRPr="00567FB4">
        <w:t>xercise system with pop-up of “Prompt” display for allowing redirection in CPRS to do Follow-up Action Tracking</w:t>
      </w:r>
      <w:r w:rsidR="00121909">
        <w:t>.</w:t>
      </w:r>
    </w:p>
    <w:p w:rsidR="009E4298" w:rsidRPr="00567FB4" w:rsidRDefault="009E4298" w:rsidP="00541595">
      <w:pPr>
        <w:pStyle w:val="BodyText"/>
        <w:numPr>
          <w:ilvl w:val="0"/>
          <w:numId w:val="31"/>
        </w:numPr>
      </w:pPr>
      <w:r w:rsidRPr="00567FB4">
        <w:t xml:space="preserve">Log in into CPRSChart_AWARE.exe through the desktop shortcut pointing to Beta test site test account for user PROVIDER,NINE (or to whom the example PSA alert for a test patient (i.e. EIGHT,PATIENT) </w:t>
      </w:r>
      <w:r w:rsidR="00DC0AC9">
        <w:t>is</w:t>
      </w:r>
      <w:r w:rsidRPr="00567FB4">
        <w:t xml:space="preserve"> made</w:t>
      </w:r>
      <w:r w:rsidR="00DC0AC9">
        <w:t xml:space="preserve"> such as the Clinical Coordinator who</w:t>
      </w:r>
      <w:r w:rsidR="00225AFE">
        <w:t xml:space="preserve"> does</w:t>
      </w:r>
      <w:r w:rsidR="00DC0AC9">
        <w:t xml:space="preserve"> this initial setup and who can assume a provider role</w:t>
      </w:r>
      <w:r w:rsidRPr="00567FB4">
        <w:t>).</w:t>
      </w:r>
    </w:p>
    <w:p w:rsidR="009E4298" w:rsidRPr="00567FB4" w:rsidRDefault="002D18BC" w:rsidP="00021F25">
      <w:pPr>
        <w:pStyle w:val="BodyText"/>
        <w:keepNext/>
        <w:jc w:val="center"/>
      </w:pPr>
      <w:r>
        <w:rPr>
          <w:noProof/>
        </w:rPr>
        <w:drawing>
          <wp:inline distT="0" distB="0" distL="0" distR="0" wp14:anchorId="1E73B84E" wp14:editId="587254D6">
            <wp:extent cx="4191000" cy="3092450"/>
            <wp:effectExtent l="0" t="0" r="0" b="0"/>
            <wp:docPr id="24" name="Picture 12" descr="VistA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istA Sig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91000" cy="3092450"/>
                    </a:xfrm>
                    <a:prstGeom prst="rect">
                      <a:avLst/>
                    </a:prstGeom>
                    <a:noFill/>
                    <a:ln>
                      <a:noFill/>
                    </a:ln>
                  </pic:spPr>
                </pic:pic>
              </a:graphicData>
            </a:graphic>
          </wp:inline>
        </w:drawing>
      </w:r>
    </w:p>
    <w:p w:rsidR="009E4298" w:rsidRPr="00567FB4" w:rsidRDefault="009E4298" w:rsidP="00021F25">
      <w:pPr>
        <w:pStyle w:val="Caption"/>
      </w:pPr>
      <w:bookmarkStart w:id="65" w:name="_Toc396741874"/>
      <w:r w:rsidRPr="00567FB4">
        <w:t xml:space="preserve">Figure </w:t>
      </w:r>
      <w:fldSimple w:instr=" SEQ Figure \* ARABIC ">
        <w:r>
          <w:rPr>
            <w:noProof/>
          </w:rPr>
          <w:t>19</w:t>
        </w:r>
      </w:fldSimple>
      <w:r w:rsidRPr="00567FB4">
        <w:t xml:space="preserve"> - VistA Sign</w:t>
      </w:r>
      <w:bookmarkEnd w:id="65"/>
    </w:p>
    <w:p w:rsidR="009E4298" w:rsidRPr="00567FB4" w:rsidRDefault="009E4298" w:rsidP="00541595">
      <w:pPr>
        <w:pStyle w:val="BodyText"/>
        <w:numPr>
          <w:ilvl w:val="0"/>
          <w:numId w:val="31"/>
        </w:numPr>
      </w:pPr>
      <w:r w:rsidRPr="00567FB4">
        <w:t>Bring up patient EIGHT,PATIENT. Note the existing PROSTATE SPECIFIC ANTIGEN alert, which will need addressing in the alert window.</w:t>
      </w:r>
    </w:p>
    <w:p w:rsidR="009E4298" w:rsidRPr="00567FB4" w:rsidRDefault="002D18BC" w:rsidP="006B2AFC">
      <w:pPr>
        <w:pStyle w:val="BodyText"/>
        <w:keepNext/>
        <w:jc w:val="center"/>
      </w:pPr>
      <w:r>
        <w:rPr>
          <w:noProof/>
        </w:rPr>
        <w:lastRenderedPageBreak/>
        <w:drawing>
          <wp:inline distT="0" distB="0" distL="0" distR="0" wp14:anchorId="352D810A" wp14:editId="2DBC3AAB">
            <wp:extent cx="4914900" cy="4362450"/>
            <wp:effectExtent l="0" t="0" r="0" b="0"/>
            <wp:docPr id="25" name="Picture 13" descr="Patient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tient Selectio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14900" cy="4362450"/>
                    </a:xfrm>
                    <a:prstGeom prst="rect">
                      <a:avLst/>
                    </a:prstGeom>
                    <a:noFill/>
                    <a:ln>
                      <a:noFill/>
                    </a:ln>
                  </pic:spPr>
                </pic:pic>
              </a:graphicData>
            </a:graphic>
          </wp:inline>
        </w:drawing>
      </w:r>
    </w:p>
    <w:p w:rsidR="009E4298" w:rsidRPr="00567FB4" w:rsidRDefault="009E4298" w:rsidP="006B2AFC">
      <w:pPr>
        <w:pStyle w:val="Caption"/>
      </w:pPr>
      <w:bookmarkStart w:id="66" w:name="_Toc396741875"/>
      <w:r w:rsidRPr="00567FB4">
        <w:t xml:space="preserve">Figure </w:t>
      </w:r>
      <w:fldSimple w:instr=" SEQ Figure \* ARABIC ">
        <w:r>
          <w:rPr>
            <w:noProof/>
          </w:rPr>
          <w:t>20</w:t>
        </w:r>
      </w:fldSimple>
      <w:r w:rsidRPr="00567FB4">
        <w:t xml:space="preserve"> - Patient Selection</w:t>
      </w:r>
      <w:bookmarkEnd w:id="66"/>
    </w:p>
    <w:p w:rsidR="009E4298" w:rsidRPr="00567FB4" w:rsidRDefault="009E4298" w:rsidP="0017154D">
      <w:pPr>
        <w:pStyle w:val="BodyText"/>
      </w:pPr>
    </w:p>
    <w:p w:rsidR="009E4298" w:rsidRPr="00567FB4" w:rsidRDefault="002D18BC" w:rsidP="0017154D">
      <w:pPr>
        <w:pStyle w:val="BodyText"/>
        <w:keepNext/>
        <w:jc w:val="center"/>
      </w:pPr>
      <w:r>
        <w:rPr>
          <w:noProof/>
        </w:rPr>
        <w:lastRenderedPageBreak/>
        <w:drawing>
          <wp:inline distT="0" distB="0" distL="0" distR="0" wp14:anchorId="29238A63" wp14:editId="5380D0C1">
            <wp:extent cx="4921250" cy="3848100"/>
            <wp:effectExtent l="0" t="0" r="0" b="0"/>
            <wp:docPr id="26" name="Picture 14" descr="VistA CPRS In 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istA CPRS In Us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21250" cy="3848100"/>
                    </a:xfrm>
                    <a:prstGeom prst="rect">
                      <a:avLst/>
                    </a:prstGeom>
                    <a:noFill/>
                    <a:ln>
                      <a:noFill/>
                    </a:ln>
                  </pic:spPr>
                </pic:pic>
              </a:graphicData>
            </a:graphic>
          </wp:inline>
        </w:drawing>
      </w:r>
    </w:p>
    <w:p w:rsidR="009E4298" w:rsidRPr="00567FB4" w:rsidRDefault="009E4298" w:rsidP="0017154D">
      <w:pPr>
        <w:pStyle w:val="Caption"/>
      </w:pPr>
      <w:bookmarkStart w:id="67" w:name="_Toc396741876"/>
      <w:r w:rsidRPr="00567FB4">
        <w:t xml:space="preserve">Figure </w:t>
      </w:r>
      <w:fldSimple w:instr=" SEQ Figure \* ARABIC ">
        <w:r>
          <w:rPr>
            <w:noProof/>
          </w:rPr>
          <w:t>21</w:t>
        </w:r>
      </w:fldSimple>
      <w:r w:rsidRPr="00567FB4">
        <w:t xml:space="preserve"> - VistA CPRS In Use</w:t>
      </w:r>
      <w:bookmarkEnd w:id="67"/>
    </w:p>
    <w:p w:rsidR="009E4298" w:rsidRPr="00567FB4" w:rsidRDefault="009E4298" w:rsidP="00541595">
      <w:pPr>
        <w:pStyle w:val="BodyText"/>
        <w:numPr>
          <w:ilvl w:val="0"/>
          <w:numId w:val="31"/>
        </w:numPr>
      </w:pPr>
      <w:r w:rsidRPr="00567FB4">
        <w:t>Select a new Patient from menu bar.</w:t>
      </w:r>
    </w:p>
    <w:p w:rsidR="009E4298" w:rsidRPr="00567FB4" w:rsidRDefault="009E4298" w:rsidP="00B35DC5">
      <w:pPr>
        <w:pStyle w:val="BodyText"/>
        <w:ind w:left="720"/>
      </w:pPr>
      <w:r w:rsidRPr="00567FB4">
        <w:t>See AWARE prompt popup as PROSTATE SPECIFIC ANTIGEN alert is detected for previous patient EIGHT, PATIENT with no follow-up action taken on patient closeout.</w:t>
      </w:r>
    </w:p>
    <w:p w:rsidR="009E4298" w:rsidRPr="00567FB4" w:rsidRDefault="002D18BC" w:rsidP="006B6E13">
      <w:pPr>
        <w:pStyle w:val="BodyText"/>
        <w:keepNext/>
        <w:jc w:val="center"/>
      </w:pPr>
      <w:r>
        <w:rPr>
          <w:noProof/>
        </w:rPr>
        <w:drawing>
          <wp:inline distT="0" distB="0" distL="0" distR="0" wp14:anchorId="0FD55F52" wp14:editId="07B69327">
            <wp:extent cx="4476750" cy="2343150"/>
            <wp:effectExtent l="0" t="0" r="0" b="0"/>
            <wp:docPr id="27" name="Picture 15" descr="Follow-Up Action Tra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ollow-Up Action Tracke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76750" cy="2343150"/>
                    </a:xfrm>
                    <a:prstGeom prst="rect">
                      <a:avLst/>
                    </a:prstGeom>
                    <a:noFill/>
                    <a:ln>
                      <a:noFill/>
                    </a:ln>
                  </pic:spPr>
                </pic:pic>
              </a:graphicData>
            </a:graphic>
          </wp:inline>
        </w:drawing>
      </w:r>
    </w:p>
    <w:p w:rsidR="009E4298" w:rsidRPr="00567FB4" w:rsidRDefault="009E4298" w:rsidP="006B6E13">
      <w:pPr>
        <w:pStyle w:val="Caption"/>
      </w:pPr>
      <w:bookmarkStart w:id="68" w:name="_Toc396741877"/>
      <w:r w:rsidRPr="00567FB4">
        <w:t xml:space="preserve">Figure </w:t>
      </w:r>
      <w:fldSimple w:instr=" SEQ Figure \* ARABIC ">
        <w:r>
          <w:rPr>
            <w:noProof/>
          </w:rPr>
          <w:t>22</w:t>
        </w:r>
      </w:fldSimple>
      <w:r w:rsidRPr="00567FB4">
        <w:t xml:space="preserve"> - Follow-Up Action Tracker</w:t>
      </w:r>
      <w:bookmarkEnd w:id="68"/>
    </w:p>
    <w:p w:rsidR="009E4298" w:rsidRPr="00567FB4" w:rsidRDefault="009E4298" w:rsidP="00541595">
      <w:pPr>
        <w:pStyle w:val="BodyText"/>
        <w:numPr>
          <w:ilvl w:val="0"/>
          <w:numId w:val="31"/>
        </w:numPr>
      </w:pPr>
      <w:r w:rsidRPr="00567FB4">
        <w:t>Click the “Address Now” button to allow automatic CPRS redirection for performing follow-up actions for this type of tracked critical alert. The following window appears.</w:t>
      </w:r>
    </w:p>
    <w:p w:rsidR="009E4298" w:rsidRPr="00567FB4" w:rsidRDefault="009E4298" w:rsidP="00BD2AF3">
      <w:pPr>
        <w:pStyle w:val="BodyText"/>
        <w:ind w:left="720"/>
      </w:pPr>
      <w:r w:rsidRPr="00567FB4">
        <w:rPr>
          <w:b/>
        </w:rPr>
        <w:t>NOTE:</w:t>
      </w:r>
      <w:r w:rsidRPr="00567FB4">
        <w:t xml:space="preserve"> The redirected and selected VEFA PSA TIU Template and connected Reminder Dialog on the left hand side of screen.</w:t>
      </w:r>
    </w:p>
    <w:p w:rsidR="009E4298" w:rsidRPr="00567FB4" w:rsidRDefault="002D18BC" w:rsidP="00D85DB2">
      <w:pPr>
        <w:pStyle w:val="BodyText"/>
        <w:keepNext/>
        <w:jc w:val="center"/>
      </w:pPr>
      <w:r>
        <w:rPr>
          <w:noProof/>
        </w:rPr>
        <w:lastRenderedPageBreak/>
        <w:drawing>
          <wp:inline distT="0" distB="0" distL="0" distR="0" wp14:anchorId="0237E1CA" wp14:editId="34DDB2B6">
            <wp:extent cx="4914900" cy="5276850"/>
            <wp:effectExtent l="0" t="0" r="0" b="0"/>
            <wp:docPr id="28" name="Picture 16" descr="Location for Current Activ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ocation for Current Activitie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14900" cy="5276850"/>
                    </a:xfrm>
                    <a:prstGeom prst="rect">
                      <a:avLst/>
                    </a:prstGeom>
                    <a:noFill/>
                    <a:ln>
                      <a:noFill/>
                    </a:ln>
                  </pic:spPr>
                </pic:pic>
              </a:graphicData>
            </a:graphic>
          </wp:inline>
        </w:drawing>
      </w:r>
    </w:p>
    <w:p w:rsidR="009E4298" w:rsidRPr="00567FB4" w:rsidRDefault="009E4298" w:rsidP="00D85DB2">
      <w:pPr>
        <w:pStyle w:val="Caption"/>
      </w:pPr>
      <w:bookmarkStart w:id="69" w:name="_Toc396741878"/>
      <w:r w:rsidRPr="00567FB4">
        <w:t xml:space="preserve">Figure </w:t>
      </w:r>
      <w:fldSimple w:instr=" SEQ Figure \* ARABIC ">
        <w:r>
          <w:rPr>
            <w:noProof/>
          </w:rPr>
          <w:t>23</w:t>
        </w:r>
      </w:fldSimple>
      <w:r w:rsidRPr="00567FB4">
        <w:t xml:space="preserve"> - Location for Current Activities</w:t>
      </w:r>
      <w:bookmarkEnd w:id="69"/>
    </w:p>
    <w:p w:rsidR="009E4298" w:rsidRPr="00567FB4" w:rsidRDefault="009E4298" w:rsidP="00B916C4">
      <w:pPr>
        <w:pStyle w:val="BodyText"/>
        <w:ind w:left="720"/>
      </w:pPr>
      <w:r w:rsidRPr="00567FB4">
        <w:t xml:space="preserve">For the location to use with subsequent progress note/reminder dialog execution, the “New Visits” tab automatically appears. </w:t>
      </w:r>
    </w:p>
    <w:p w:rsidR="009E4298" w:rsidRPr="00567FB4" w:rsidRDefault="002D18BC" w:rsidP="00111276">
      <w:pPr>
        <w:pStyle w:val="BodyText"/>
        <w:keepNext/>
        <w:jc w:val="center"/>
      </w:pPr>
      <w:r>
        <w:rPr>
          <w:noProof/>
        </w:rPr>
        <w:lastRenderedPageBreak/>
        <w:drawing>
          <wp:inline distT="0" distB="0" distL="0" distR="0" wp14:anchorId="381DD007" wp14:editId="6AC27A33">
            <wp:extent cx="4089400" cy="3295650"/>
            <wp:effectExtent l="0" t="0" r="6350" b="0"/>
            <wp:docPr id="29" name="Picture 17" descr="Location for Current Activ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ocation for Current Activitie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89400" cy="3295650"/>
                    </a:xfrm>
                    <a:prstGeom prst="rect">
                      <a:avLst/>
                    </a:prstGeom>
                    <a:noFill/>
                    <a:ln>
                      <a:noFill/>
                    </a:ln>
                  </pic:spPr>
                </pic:pic>
              </a:graphicData>
            </a:graphic>
          </wp:inline>
        </w:drawing>
      </w:r>
    </w:p>
    <w:p w:rsidR="009E4298" w:rsidRPr="00567FB4" w:rsidRDefault="009E4298" w:rsidP="00111276">
      <w:pPr>
        <w:pStyle w:val="Caption"/>
      </w:pPr>
      <w:bookmarkStart w:id="70" w:name="_Toc396741879"/>
      <w:r w:rsidRPr="00567FB4">
        <w:t xml:space="preserve">Figure </w:t>
      </w:r>
      <w:fldSimple w:instr=" SEQ Figure \* ARABIC ">
        <w:r>
          <w:rPr>
            <w:noProof/>
          </w:rPr>
          <w:t>24</w:t>
        </w:r>
      </w:fldSimple>
      <w:r w:rsidRPr="00567FB4">
        <w:t xml:space="preserve"> - Location for Current Activities</w:t>
      </w:r>
      <w:bookmarkEnd w:id="70"/>
    </w:p>
    <w:p w:rsidR="009E4298" w:rsidRPr="00567FB4" w:rsidRDefault="009E4298" w:rsidP="00541595">
      <w:pPr>
        <w:pStyle w:val="BodyText"/>
        <w:numPr>
          <w:ilvl w:val="0"/>
          <w:numId w:val="31"/>
        </w:numPr>
      </w:pPr>
      <w:r w:rsidRPr="00567FB4">
        <w:t>Pick a location and progress note title for doing any subsequent follow-up actions.</w:t>
      </w:r>
    </w:p>
    <w:p w:rsidR="009E4298" w:rsidRPr="00567FB4" w:rsidRDefault="002D18BC" w:rsidP="00506A80">
      <w:pPr>
        <w:pStyle w:val="BodyText"/>
        <w:keepNext/>
        <w:jc w:val="center"/>
      </w:pPr>
      <w:r>
        <w:rPr>
          <w:b/>
          <w:noProof/>
        </w:rPr>
        <w:drawing>
          <wp:inline distT="0" distB="0" distL="0" distR="0" wp14:anchorId="41D6F8AE" wp14:editId="6F0EF23E">
            <wp:extent cx="4222750" cy="3403600"/>
            <wp:effectExtent l="0" t="0" r="6350" b="6350"/>
            <wp:docPr id="30" name="Picture 18" descr="Location for Current Activities (Continu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ocation for Current Activities (Continu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22750" cy="3403600"/>
                    </a:xfrm>
                    <a:prstGeom prst="rect">
                      <a:avLst/>
                    </a:prstGeom>
                    <a:noFill/>
                    <a:ln>
                      <a:noFill/>
                    </a:ln>
                  </pic:spPr>
                </pic:pic>
              </a:graphicData>
            </a:graphic>
          </wp:inline>
        </w:drawing>
      </w:r>
    </w:p>
    <w:p w:rsidR="009E4298" w:rsidRPr="00567FB4" w:rsidRDefault="009E4298" w:rsidP="00506A80">
      <w:pPr>
        <w:pStyle w:val="Caption"/>
      </w:pPr>
      <w:bookmarkStart w:id="71" w:name="_Toc396741880"/>
      <w:r w:rsidRPr="00567FB4">
        <w:t xml:space="preserve">Figure </w:t>
      </w:r>
      <w:fldSimple w:instr=" SEQ Figure \* ARABIC ">
        <w:r>
          <w:rPr>
            <w:noProof/>
          </w:rPr>
          <w:t>25</w:t>
        </w:r>
      </w:fldSimple>
      <w:r w:rsidRPr="00567FB4">
        <w:t xml:space="preserve"> - Location for Current Activities (Continued)</w:t>
      </w:r>
      <w:bookmarkEnd w:id="71"/>
    </w:p>
    <w:p w:rsidR="009E4298" w:rsidRPr="00567FB4" w:rsidRDefault="009E4298" w:rsidP="00506A80">
      <w:pPr>
        <w:pStyle w:val="BodyText"/>
      </w:pPr>
    </w:p>
    <w:p w:rsidR="009E4298" w:rsidRPr="00567FB4" w:rsidRDefault="002D18BC" w:rsidP="00506A80">
      <w:pPr>
        <w:pStyle w:val="BodyText"/>
        <w:keepNext/>
        <w:jc w:val="center"/>
      </w:pPr>
      <w:r>
        <w:rPr>
          <w:noProof/>
        </w:rPr>
        <w:lastRenderedPageBreak/>
        <w:drawing>
          <wp:inline distT="0" distB="0" distL="0" distR="0" wp14:anchorId="2B7015DB" wp14:editId="06034A9A">
            <wp:extent cx="4076700" cy="2019300"/>
            <wp:effectExtent l="0" t="0" r="0" b="0"/>
            <wp:docPr id="31" name="Picture 19" descr="Progress Note 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rogress Note Propertie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76700" cy="2019300"/>
                    </a:xfrm>
                    <a:prstGeom prst="rect">
                      <a:avLst/>
                    </a:prstGeom>
                    <a:noFill/>
                    <a:ln>
                      <a:noFill/>
                    </a:ln>
                  </pic:spPr>
                </pic:pic>
              </a:graphicData>
            </a:graphic>
          </wp:inline>
        </w:drawing>
      </w:r>
    </w:p>
    <w:p w:rsidR="009E4298" w:rsidRPr="00567FB4" w:rsidRDefault="009E4298" w:rsidP="00506A80">
      <w:pPr>
        <w:pStyle w:val="Caption"/>
      </w:pPr>
      <w:bookmarkStart w:id="72" w:name="_Toc396741881"/>
      <w:r w:rsidRPr="00567FB4">
        <w:t xml:space="preserve">Figure </w:t>
      </w:r>
      <w:fldSimple w:instr=" SEQ Figure \* ARABIC ">
        <w:r>
          <w:rPr>
            <w:noProof/>
          </w:rPr>
          <w:t>26</w:t>
        </w:r>
      </w:fldSimple>
      <w:r w:rsidRPr="00567FB4">
        <w:t xml:space="preserve"> - Progress Note Properties</w:t>
      </w:r>
      <w:bookmarkEnd w:id="72"/>
    </w:p>
    <w:p w:rsidR="009E4298" w:rsidRPr="00567FB4" w:rsidRDefault="009E4298" w:rsidP="0002787B">
      <w:pPr>
        <w:pStyle w:val="BodyText"/>
        <w:ind w:left="720"/>
      </w:pPr>
      <w:r w:rsidRPr="00567FB4">
        <w:t>The reminder dialog appears as shown below for doing follow-up actions:</w:t>
      </w:r>
    </w:p>
    <w:p w:rsidR="009E4298" w:rsidRPr="00567FB4" w:rsidRDefault="002D18BC" w:rsidP="0002787B">
      <w:pPr>
        <w:pStyle w:val="BodyText"/>
        <w:keepNext/>
        <w:jc w:val="center"/>
      </w:pPr>
      <w:r>
        <w:rPr>
          <w:noProof/>
        </w:rPr>
        <w:drawing>
          <wp:inline distT="0" distB="0" distL="0" distR="0" wp14:anchorId="4751B9D5" wp14:editId="2552E996">
            <wp:extent cx="5029200" cy="4121150"/>
            <wp:effectExtent l="0" t="0" r="0" b="0"/>
            <wp:docPr id="32" name="Picture 169" descr="Reminder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Reminder Dialo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29200" cy="4121150"/>
                    </a:xfrm>
                    <a:prstGeom prst="rect">
                      <a:avLst/>
                    </a:prstGeom>
                    <a:noFill/>
                    <a:ln>
                      <a:noFill/>
                    </a:ln>
                  </pic:spPr>
                </pic:pic>
              </a:graphicData>
            </a:graphic>
          </wp:inline>
        </w:drawing>
      </w:r>
    </w:p>
    <w:p w:rsidR="009E4298" w:rsidRPr="00567FB4" w:rsidRDefault="009E4298" w:rsidP="0002787B">
      <w:pPr>
        <w:pStyle w:val="Caption"/>
      </w:pPr>
      <w:bookmarkStart w:id="73" w:name="_Toc396741882"/>
      <w:r w:rsidRPr="00567FB4">
        <w:t xml:space="preserve">Figure </w:t>
      </w:r>
      <w:fldSimple w:instr=" SEQ Figure \* ARABIC ">
        <w:r>
          <w:rPr>
            <w:noProof/>
          </w:rPr>
          <w:t>27</w:t>
        </w:r>
      </w:fldSimple>
      <w:r w:rsidRPr="00567FB4">
        <w:t xml:space="preserve"> - Reminder Dialog</w:t>
      </w:r>
      <w:bookmarkEnd w:id="73"/>
    </w:p>
    <w:p w:rsidR="009E4298" w:rsidRPr="00567FB4" w:rsidRDefault="009E4298" w:rsidP="00D06188">
      <w:pPr>
        <w:pStyle w:val="BodyText"/>
      </w:pPr>
      <w:r w:rsidRPr="00567FB4">
        <w:t>See the AWARE User Interface Document (T4_AWARE_UserIFDoc) for additional information on using the system.</w:t>
      </w:r>
    </w:p>
    <w:p w:rsidR="002F6233" w:rsidRDefault="002F6233" w:rsidP="002F6233">
      <w:pPr>
        <w:rPr>
          <w:b/>
          <w:i/>
          <w:sz w:val="36"/>
          <w:szCs w:val="36"/>
        </w:rPr>
      </w:pPr>
    </w:p>
    <w:p w:rsidR="002F6233" w:rsidRDefault="002F6233" w:rsidP="00602098">
      <w:pPr>
        <w:pStyle w:val="Heading1"/>
        <w:numPr>
          <w:ilvl w:val="0"/>
          <w:numId w:val="0"/>
        </w:numPr>
      </w:pPr>
      <w:bookmarkStart w:id="74" w:name="_Toc439869812"/>
      <w:r>
        <w:lastRenderedPageBreak/>
        <w:t>6.</w:t>
      </w:r>
      <w:r w:rsidR="00602098">
        <w:t>3</w:t>
      </w:r>
      <w:r>
        <w:t xml:space="preserve"> Validation with Re-Factoring Preparation of Reminder Dialogs Data</w:t>
      </w:r>
      <w:bookmarkEnd w:id="74"/>
    </w:p>
    <w:p w:rsidR="002F6233" w:rsidRDefault="002F6233" w:rsidP="002F6233"/>
    <w:p w:rsidR="00162242" w:rsidRDefault="00162242" w:rsidP="002F6233">
      <w:r w:rsidRPr="00F37945">
        <w:rPr>
          <w:b/>
        </w:rPr>
        <w:t>A Clinical Informatics (</w:t>
      </w:r>
      <w:r w:rsidR="00B5795B" w:rsidRPr="00F37945">
        <w:rPr>
          <w:b/>
        </w:rPr>
        <w:t>i.e.</w:t>
      </w:r>
      <w:r w:rsidRPr="00F37945">
        <w:rPr>
          <w:b/>
        </w:rPr>
        <w:t xml:space="preserve"> an AWARE Champion M.D medical doctor), or Clinical Application Coordinator (CAC) is </w:t>
      </w:r>
      <w:r w:rsidR="00F37945">
        <w:rPr>
          <w:b/>
        </w:rPr>
        <w:t>recommended</w:t>
      </w:r>
      <w:r w:rsidRPr="00F37945">
        <w:rPr>
          <w:b/>
        </w:rPr>
        <w:t xml:space="preserve"> to re-factor four delivered Template Reminder dialogs</w:t>
      </w:r>
      <w:r w:rsidR="00F37945">
        <w:rPr>
          <w:b/>
        </w:rPr>
        <w:t xml:space="preserve">. </w:t>
      </w:r>
      <w:r w:rsidR="00F37945" w:rsidRPr="00F37945">
        <w:t>This is</w:t>
      </w:r>
      <w:r w:rsidRPr="00567FB4">
        <w:t xml:space="preserve"> for using site customized orderable items, consults, procedures and order dialogs. These Reminder dialogs include those for critical lab results for PSA as [PROSTATE SPECIFIC ANTIGEN] and the FOBT (Fecal Occult Blood Test) as [OCCULT], and Abnormal Imaging results for Chest X-Ray and Mammograms.</w:t>
      </w:r>
    </w:p>
    <w:p w:rsidR="00162242" w:rsidRDefault="00162242" w:rsidP="009A20A6">
      <w:pPr>
        <w:pStyle w:val="BodyText"/>
        <w:rPr>
          <w:b/>
        </w:rPr>
      </w:pPr>
    </w:p>
    <w:p w:rsidR="009E4298" w:rsidRPr="00567FB4" w:rsidRDefault="004C0F61" w:rsidP="009A20A6">
      <w:pPr>
        <w:pStyle w:val="BodyText"/>
        <w:rPr>
          <w:b/>
        </w:rPr>
      </w:pPr>
      <w:r w:rsidRPr="00745000">
        <w:t>A</w:t>
      </w:r>
      <w:r w:rsidR="009E4298" w:rsidRPr="00745000">
        <w:t xml:space="preserve"> re-factoring of the Four Delivered Template Reminder Dialogs </w:t>
      </w:r>
      <w:r w:rsidRPr="00745000">
        <w:t xml:space="preserve">can </w:t>
      </w:r>
      <w:r w:rsidR="00B5795B" w:rsidRPr="00745000">
        <w:t>be done</w:t>
      </w:r>
      <w:r w:rsidR="009E4298" w:rsidRPr="00745000">
        <w:t xml:space="preserve"> </w:t>
      </w:r>
      <w:r w:rsidRPr="00745000">
        <w:t xml:space="preserve">in the Test account </w:t>
      </w:r>
      <w:r w:rsidR="009E4298" w:rsidRPr="00745000">
        <w:t xml:space="preserve">as </w:t>
      </w:r>
      <w:r w:rsidR="00886C3E" w:rsidRPr="00745000">
        <w:t xml:space="preserve">practice </w:t>
      </w:r>
      <w:r w:rsidR="009E4298" w:rsidRPr="00745000">
        <w:t xml:space="preserve">preparation for </w:t>
      </w:r>
      <w:r w:rsidR="00623D65" w:rsidRPr="00745000">
        <w:t>performing these steps</w:t>
      </w:r>
      <w:r w:rsidR="009E4298" w:rsidRPr="00745000">
        <w:t xml:space="preserve"> in a Production account</w:t>
      </w:r>
      <w:r w:rsidR="009E4298" w:rsidRPr="00567FB4">
        <w:rPr>
          <w:b/>
        </w:rPr>
        <w:t>.</w:t>
      </w:r>
    </w:p>
    <w:p w:rsidR="009E4298" w:rsidRPr="00567FB4" w:rsidRDefault="009E4298" w:rsidP="00DE1114">
      <w:pPr>
        <w:pStyle w:val="BodyText"/>
      </w:pPr>
    </w:p>
    <w:p w:rsidR="009E4298" w:rsidRPr="00567FB4" w:rsidRDefault="009E4298" w:rsidP="0035602D">
      <w:r w:rsidRPr="00567FB4">
        <w:t>Example Orderable item, Order Dialog, and Reminder Dialog Site Customization steps are provided i</w:t>
      </w:r>
      <w:r>
        <w:t xml:space="preserve">n </w:t>
      </w:r>
      <w:r w:rsidR="00923440" w:rsidRPr="00745000">
        <w:rPr>
          <w:b/>
        </w:rPr>
        <w:fldChar w:fldCharType="begin"/>
      </w:r>
      <w:r w:rsidRPr="00745000">
        <w:rPr>
          <w:b/>
        </w:rPr>
        <w:instrText xml:space="preserve"> REF _Ref396741560 \h </w:instrText>
      </w:r>
      <w:r w:rsidR="00745000">
        <w:rPr>
          <w:b/>
        </w:rPr>
        <w:instrText xml:space="preserve"> \* MERGEFORMAT </w:instrText>
      </w:r>
      <w:r w:rsidR="00923440" w:rsidRPr="00745000">
        <w:rPr>
          <w:b/>
        </w:rPr>
      </w:r>
      <w:r w:rsidR="00923440" w:rsidRPr="00745000">
        <w:rPr>
          <w:b/>
        </w:rPr>
        <w:fldChar w:fldCharType="separate"/>
      </w:r>
      <w:r w:rsidRPr="00745000">
        <w:rPr>
          <w:b/>
        </w:rPr>
        <w:t xml:space="preserve">Appendix </w:t>
      </w:r>
      <w:r w:rsidR="008626E6" w:rsidRPr="00745000">
        <w:rPr>
          <w:b/>
        </w:rPr>
        <w:t>E</w:t>
      </w:r>
      <w:r w:rsidRPr="00745000">
        <w:rPr>
          <w:b/>
        </w:rPr>
        <w:t xml:space="preserve"> – Example of Site Customization with Reminder Dialogs</w:t>
      </w:r>
      <w:r w:rsidR="00923440" w:rsidRPr="00745000">
        <w:rPr>
          <w:b/>
        </w:rPr>
        <w:fldChar w:fldCharType="end"/>
      </w:r>
      <w:r w:rsidRPr="00745000">
        <w:rPr>
          <w:b/>
        </w:rPr>
        <w:t>.</w:t>
      </w:r>
    </w:p>
    <w:p w:rsidR="009E4298" w:rsidRPr="00567FB4" w:rsidRDefault="009E4298" w:rsidP="009A20A6">
      <w:pPr>
        <w:pStyle w:val="BodyText"/>
        <w:rPr>
          <w:b/>
        </w:rPr>
      </w:pPr>
      <w:r w:rsidRPr="00567FB4">
        <w:rPr>
          <w:b/>
        </w:rPr>
        <w:t xml:space="preserve">Be sure to verify the re-factored </w:t>
      </w:r>
      <w:r w:rsidR="00BF1D6A">
        <w:rPr>
          <w:b/>
        </w:rPr>
        <w:t xml:space="preserve">AWARE </w:t>
      </w:r>
      <w:r w:rsidRPr="00567FB4">
        <w:rPr>
          <w:b/>
        </w:rPr>
        <w:t xml:space="preserve">Reminder Dialogs as designed </w:t>
      </w:r>
      <w:r>
        <w:rPr>
          <w:b/>
        </w:rPr>
        <w:t xml:space="preserve">and </w:t>
      </w:r>
      <w:r w:rsidRPr="00567FB4">
        <w:rPr>
          <w:b/>
        </w:rPr>
        <w:t xml:space="preserve">customized </w:t>
      </w:r>
      <w:r>
        <w:rPr>
          <w:b/>
        </w:rPr>
        <w:t>for</w:t>
      </w:r>
      <w:r w:rsidRPr="00567FB4">
        <w:rPr>
          <w:b/>
        </w:rPr>
        <w:t xml:space="preserve"> your site’s equivalent orders, consults, procedures, orderable items, lab test </w:t>
      </w:r>
      <w:r w:rsidR="00B5795B" w:rsidRPr="00567FB4">
        <w:rPr>
          <w:b/>
        </w:rPr>
        <w:t>names,</w:t>
      </w:r>
      <w:r w:rsidRPr="00567FB4">
        <w:rPr>
          <w:b/>
        </w:rPr>
        <w:t xml:space="preserve"> etc</w:t>
      </w:r>
      <w:r w:rsidR="00B5795B" w:rsidRPr="00567FB4">
        <w:rPr>
          <w:b/>
        </w:rPr>
        <w:t>.,</w:t>
      </w:r>
      <w:r w:rsidRPr="00567FB4">
        <w:rPr>
          <w:b/>
        </w:rPr>
        <w:t xml:space="preserve"> and as would be run in a Production </w:t>
      </w:r>
      <w:r w:rsidR="00B5795B" w:rsidRPr="00567FB4">
        <w:rPr>
          <w:b/>
        </w:rPr>
        <w:t xml:space="preserve">account. </w:t>
      </w:r>
      <w:r w:rsidR="008D0F93">
        <w:rPr>
          <w:b/>
        </w:rPr>
        <w:t xml:space="preserve">Take into consideration any complementary Reminder dialogs already in place whose follow-up actions can replace or add to the ones in the </w:t>
      </w:r>
      <w:r w:rsidR="00BF1D6A">
        <w:rPr>
          <w:b/>
        </w:rPr>
        <w:t xml:space="preserve">AWARE </w:t>
      </w:r>
      <w:r w:rsidR="008D0F93">
        <w:rPr>
          <w:b/>
        </w:rPr>
        <w:t xml:space="preserve">Reminder dialogs </w:t>
      </w:r>
      <w:r w:rsidR="009C7254">
        <w:rPr>
          <w:b/>
        </w:rPr>
        <w:t>used with</w:t>
      </w:r>
      <w:r w:rsidR="008D0F93">
        <w:rPr>
          <w:b/>
        </w:rPr>
        <w:t xml:space="preserve"> </w:t>
      </w:r>
      <w:r w:rsidR="003C030D">
        <w:rPr>
          <w:b/>
        </w:rPr>
        <w:t xml:space="preserve">your site </w:t>
      </w:r>
      <w:r w:rsidR="008D0F93">
        <w:rPr>
          <w:b/>
        </w:rPr>
        <w:t xml:space="preserve">Alert types. </w:t>
      </w:r>
      <w:r w:rsidRPr="00745000">
        <w:t xml:space="preserve">This can be </w:t>
      </w:r>
      <w:r w:rsidR="004C0F61" w:rsidRPr="00745000">
        <w:t>tested for adequacy</w:t>
      </w:r>
      <w:r w:rsidRPr="00745000">
        <w:t xml:space="preserve"> either with </w:t>
      </w:r>
      <w:r w:rsidR="002050A1" w:rsidRPr="00745000">
        <w:t xml:space="preserve">CPRS re-direction to these </w:t>
      </w:r>
      <w:r w:rsidR="004C0F61" w:rsidRPr="00745000">
        <w:t xml:space="preserve">re-factored </w:t>
      </w:r>
      <w:r w:rsidR="002050A1" w:rsidRPr="00745000">
        <w:t xml:space="preserve">Reminder Dialogs </w:t>
      </w:r>
      <w:r w:rsidR="001757B0" w:rsidRPr="00745000">
        <w:t xml:space="preserve">from associated TIU Templates in a Shared TIU Template folder </w:t>
      </w:r>
      <w:r w:rsidR="002050A1" w:rsidRPr="00745000">
        <w:t xml:space="preserve">with prompted </w:t>
      </w:r>
      <w:r w:rsidRPr="00745000">
        <w:t xml:space="preserve">AWARE test alerts, or </w:t>
      </w:r>
      <w:r w:rsidR="008D0F93" w:rsidRPr="00745000">
        <w:t xml:space="preserve">from exercising the </w:t>
      </w:r>
      <w:r w:rsidR="004C0F61" w:rsidRPr="00745000">
        <w:t xml:space="preserve">re-factored </w:t>
      </w:r>
      <w:r w:rsidR="008D0F93" w:rsidRPr="00745000">
        <w:t xml:space="preserve">AWARE Alert Type Reminder Dialogs </w:t>
      </w:r>
      <w:r w:rsidR="002050A1" w:rsidRPr="00745000">
        <w:t xml:space="preserve">directly </w:t>
      </w:r>
      <w:r w:rsidRPr="00745000">
        <w:t xml:space="preserve">as standalone Reminder Dialogs from </w:t>
      </w:r>
      <w:r w:rsidR="004C0F61" w:rsidRPr="00745000">
        <w:t xml:space="preserve">associated </w:t>
      </w:r>
      <w:r w:rsidR="002050A1" w:rsidRPr="00745000">
        <w:t>TIU Template</w:t>
      </w:r>
      <w:r w:rsidR="004C0F61" w:rsidRPr="00745000">
        <w:t>s</w:t>
      </w:r>
      <w:r w:rsidR="002050A1" w:rsidRPr="00745000">
        <w:t xml:space="preserve"> in </w:t>
      </w:r>
      <w:r w:rsidR="00AE0DBF" w:rsidRPr="00745000">
        <w:t>a</w:t>
      </w:r>
      <w:r w:rsidRPr="00745000">
        <w:t xml:space="preserve"> Shared TIU Template folder.</w:t>
      </w:r>
    </w:p>
    <w:p w:rsidR="009E4298" w:rsidRPr="00567FB4" w:rsidRDefault="009E4298" w:rsidP="009A20A6">
      <w:pPr>
        <w:pStyle w:val="BodyText"/>
      </w:pPr>
      <w:r w:rsidRPr="00567FB4">
        <w:t xml:space="preserve">This concludes the </w:t>
      </w:r>
      <w:r w:rsidR="004C0F61">
        <w:t>Configuration</w:t>
      </w:r>
      <w:r w:rsidR="00745000">
        <w:t>, User</w:t>
      </w:r>
      <w:r w:rsidRPr="00567FB4">
        <w:t xml:space="preserve"> Setup, Validation and Testing steps described in this document for use in the Test account. </w:t>
      </w:r>
    </w:p>
    <w:p w:rsidR="009E4298" w:rsidRDefault="009E4298">
      <w:bookmarkStart w:id="75" w:name="_Ref396113377"/>
      <w:bookmarkStart w:id="76" w:name="_Ref396113467"/>
      <w:r w:rsidRPr="00567FB4">
        <w:br w:type="page"/>
      </w:r>
    </w:p>
    <w:p w:rsidR="002F6233" w:rsidRDefault="002F6233" w:rsidP="00602098">
      <w:pPr>
        <w:pStyle w:val="Heading1"/>
        <w:numPr>
          <w:ilvl w:val="0"/>
          <w:numId w:val="0"/>
        </w:numPr>
      </w:pPr>
      <w:bookmarkStart w:id="77" w:name="_Toc419054989"/>
      <w:bookmarkStart w:id="78" w:name="_Toc439869813"/>
      <w:r>
        <w:lastRenderedPageBreak/>
        <w:t xml:space="preserve">7.0 </w:t>
      </w:r>
      <w:r w:rsidRPr="00567FB4">
        <w:t>A</w:t>
      </w:r>
      <w:r>
        <w:t>PPENDICIES</w:t>
      </w:r>
      <w:bookmarkEnd w:id="77"/>
      <w:bookmarkEnd w:id="78"/>
      <w:r w:rsidRPr="00567FB4">
        <w:t xml:space="preserve"> </w:t>
      </w:r>
    </w:p>
    <w:p w:rsidR="002F6233" w:rsidRPr="00717C19" w:rsidRDefault="002F6233" w:rsidP="002F6233">
      <w:pPr>
        <w:pStyle w:val="BodyText"/>
      </w:pPr>
    </w:p>
    <w:p w:rsidR="002F6233" w:rsidRDefault="002F6233" w:rsidP="00602098">
      <w:pPr>
        <w:pStyle w:val="Heading1"/>
        <w:numPr>
          <w:ilvl w:val="0"/>
          <w:numId w:val="0"/>
        </w:numPr>
      </w:pPr>
      <w:bookmarkStart w:id="79" w:name="_Toc439869814"/>
      <w:r>
        <w:t xml:space="preserve">7.1 </w:t>
      </w:r>
      <w:r w:rsidRPr="002F6233">
        <w:t>Appendix A – Example of Reminder Dialog Exchange to Load &amp; Install Reminder Dialogs</w:t>
      </w:r>
      <w:bookmarkEnd w:id="79"/>
      <w:r>
        <w:t xml:space="preserve"> </w:t>
      </w:r>
    </w:p>
    <w:p w:rsidR="00ED7E82" w:rsidRDefault="00ED7E82" w:rsidP="00357BAC">
      <w:pPr>
        <w:pStyle w:val="BodyText"/>
      </w:pPr>
      <w:bookmarkStart w:id="80" w:name="_Toc417829529"/>
      <w:bookmarkStart w:id="81" w:name="_Toc417850286"/>
      <w:bookmarkStart w:id="82" w:name="_Toc417829534"/>
      <w:bookmarkStart w:id="83" w:name="_Toc417850291"/>
      <w:bookmarkStart w:id="84" w:name="_Toc417829538"/>
      <w:bookmarkStart w:id="85" w:name="_Toc417850295"/>
      <w:bookmarkStart w:id="86" w:name="_Toc417829547"/>
      <w:bookmarkStart w:id="87" w:name="_Toc417850304"/>
      <w:bookmarkStart w:id="88" w:name="_Toc417829573"/>
      <w:bookmarkStart w:id="89" w:name="_Toc417850330"/>
      <w:bookmarkStart w:id="90" w:name="_Toc417829575"/>
      <w:bookmarkStart w:id="91" w:name="_Toc417850332"/>
      <w:bookmarkStart w:id="92" w:name="_Toc417829578"/>
      <w:bookmarkStart w:id="93" w:name="_Toc417850335"/>
      <w:bookmarkStart w:id="94" w:name="_Toc417829598"/>
      <w:bookmarkStart w:id="95" w:name="_Toc417850355"/>
      <w:bookmarkStart w:id="96" w:name="_Toc417829604"/>
      <w:bookmarkStart w:id="97" w:name="_Toc417850361"/>
      <w:bookmarkStart w:id="98" w:name="_Toc417829612"/>
      <w:bookmarkStart w:id="99" w:name="_Toc417850369"/>
      <w:bookmarkStart w:id="100" w:name="_Toc417829615"/>
      <w:bookmarkStart w:id="101" w:name="_Toc417850372"/>
      <w:bookmarkStart w:id="102" w:name="_Toc417829635"/>
      <w:bookmarkStart w:id="103" w:name="_Toc417850392"/>
      <w:bookmarkStart w:id="104" w:name="_Toc417829636"/>
      <w:bookmarkStart w:id="105" w:name="_Toc417850393"/>
      <w:bookmarkStart w:id="106" w:name="_Toc417829642"/>
      <w:bookmarkStart w:id="107" w:name="_Toc417850399"/>
      <w:bookmarkStart w:id="108" w:name="_Toc417829701"/>
      <w:bookmarkStart w:id="109" w:name="_Toc417850458"/>
      <w:bookmarkStart w:id="110" w:name="_Toc417829723"/>
      <w:bookmarkStart w:id="111" w:name="_Toc417850480"/>
      <w:bookmarkStart w:id="112" w:name="_Toc417829745"/>
      <w:bookmarkStart w:id="113" w:name="_Toc417850502"/>
      <w:bookmarkStart w:id="114" w:name="_Toc417829767"/>
      <w:bookmarkStart w:id="115" w:name="_Toc417850524"/>
      <w:bookmarkStart w:id="116" w:name="_Toc417829768"/>
      <w:bookmarkStart w:id="117" w:name="_Toc417850525"/>
      <w:bookmarkStart w:id="118" w:name="_Toc417829772"/>
      <w:bookmarkStart w:id="119" w:name="_Toc417850529"/>
      <w:bookmarkStart w:id="120" w:name="_Toc417829775"/>
      <w:bookmarkStart w:id="121" w:name="_Toc417850532"/>
      <w:bookmarkStart w:id="122" w:name="_Toc417829790"/>
      <w:bookmarkStart w:id="123" w:name="_Toc417850547"/>
      <w:bookmarkStart w:id="124" w:name="_Toc417829800"/>
      <w:bookmarkStart w:id="125" w:name="_Toc417850557"/>
      <w:bookmarkStart w:id="126" w:name="_Toc417829809"/>
      <w:bookmarkStart w:id="127" w:name="_Toc417850566"/>
      <w:bookmarkStart w:id="128" w:name="_Toc417829820"/>
      <w:bookmarkStart w:id="129" w:name="_Toc417850577"/>
      <w:bookmarkStart w:id="130" w:name="_Toc417829832"/>
      <w:bookmarkStart w:id="131" w:name="_Toc417850589"/>
      <w:bookmarkStart w:id="132" w:name="_Toc417829835"/>
      <w:bookmarkStart w:id="133" w:name="_Toc417850592"/>
      <w:bookmarkStart w:id="134" w:name="_Toc417829854"/>
      <w:bookmarkStart w:id="135" w:name="_Toc417850611"/>
      <w:bookmarkStart w:id="136" w:name="_Toc417829898"/>
      <w:bookmarkStart w:id="137" w:name="_Toc417850655"/>
      <w:bookmarkEnd w:id="75"/>
      <w:bookmarkEnd w:id="76"/>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p>
    <w:p w:rsidR="00ED7E82" w:rsidRDefault="00ED7E82" w:rsidP="00ED7E82">
      <w:pPr>
        <w:pStyle w:val="BodyText"/>
        <w:rPr>
          <w:b/>
        </w:rPr>
      </w:pPr>
      <w:r w:rsidRPr="00F37945">
        <w:rPr>
          <w:b/>
        </w:rPr>
        <w:t xml:space="preserve">NOTE: We recommend that a </w:t>
      </w:r>
      <w:r>
        <w:rPr>
          <w:b/>
        </w:rPr>
        <w:t>OI&amp;T Specialist</w:t>
      </w:r>
      <w:r w:rsidRPr="00F37945">
        <w:rPr>
          <w:b/>
        </w:rPr>
        <w:t xml:space="preserve"> </w:t>
      </w:r>
      <w:r>
        <w:rPr>
          <w:b/>
        </w:rPr>
        <w:t xml:space="preserve">or a </w:t>
      </w:r>
      <w:r w:rsidRPr="00F37945">
        <w:rPr>
          <w:b/>
        </w:rPr>
        <w:t>Clinical Application Coordinator (CAC) complete th</w:t>
      </w:r>
      <w:r>
        <w:rPr>
          <w:b/>
        </w:rPr>
        <w:t>ese</w:t>
      </w:r>
      <w:r w:rsidRPr="00F37945">
        <w:rPr>
          <w:b/>
        </w:rPr>
        <w:t xml:space="preserve"> step</w:t>
      </w:r>
      <w:r>
        <w:rPr>
          <w:b/>
        </w:rPr>
        <w:t>s</w:t>
      </w:r>
      <w:r w:rsidRPr="00F37945">
        <w:rPr>
          <w:b/>
        </w:rPr>
        <w:t>.</w:t>
      </w:r>
    </w:p>
    <w:p w:rsidR="00ED7E82" w:rsidRDefault="00ED7E82" w:rsidP="00357BAC">
      <w:pPr>
        <w:pStyle w:val="BodyText"/>
      </w:pPr>
    </w:p>
    <w:p w:rsidR="00357BAC" w:rsidRPr="00567FB4" w:rsidRDefault="00357BAC" w:rsidP="00357BAC">
      <w:pPr>
        <w:pStyle w:val="BodyText"/>
      </w:pPr>
      <w:r w:rsidRPr="00567FB4">
        <w:t>Perform the steps described below in order to load each of the four (4) Reminder Dialog .PRD files.</w:t>
      </w:r>
    </w:p>
    <w:p w:rsidR="00ED7E82" w:rsidRDefault="00ED7E82" w:rsidP="00357BAC">
      <w:pPr>
        <w:pStyle w:val="BodyText"/>
        <w:rPr>
          <w:b/>
        </w:rPr>
      </w:pPr>
    </w:p>
    <w:p w:rsidR="00ED7E82" w:rsidRDefault="00ED7E82" w:rsidP="00ED7E82">
      <w:pPr>
        <w:pStyle w:val="BodyText"/>
        <w:ind w:left="1440"/>
      </w:pPr>
      <w:r>
        <w:t>Do both steps in this Appendix:</w:t>
      </w:r>
    </w:p>
    <w:p w:rsidR="00ED7E82" w:rsidRDefault="00ED7E82" w:rsidP="00ED7E82">
      <w:pPr>
        <w:pStyle w:val="BodyText"/>
        <w:ind w:left="1440"/>
      </w:pPr>
      <w:r>
        <w:t xml:space="preserve">a. Load and Install Reminder Dialogs </w:t>
      </w:r>
    </w:p>
    <w:p w:rsidR="00ED7E82" w:rsidRDefault="00ED7E82" w:rsidP="00ED7E82">
      <w:pPr>
        <w:pStyle w:val="BodyText"/>
        <w:ind w:left="1440"/>
      </w:pPr>
      <w:r>
        <w:t xml:space="preserve">and </w:t>
      </w:r>
    </w:p>
    <w:p w:rsidR="00ED7E82" w:rsidRPr="00567FB4" w:rsidRDefault="00ED7E82" w:rsidP="00ED7E82">
      <w:pPr>
        <w:pStyle w:val="BodyText"/>
        <w:ind w:left="1440"/>
      </w:pPr>
      <w:r>
        <w:t>b. Change the status of Reminder Dialogs from a “Disabled’ to an “Active” state.</w:t>
      </w:r>
    </w:p>
    <w:p w:rsidR="00ED7E82" w:rsidRPr="00F37945" w:rsidRDefault="00ED7E82" w:rsidP="00357BAC">
      <w:pPr>
        <w:pStyle w:val="BodyText"/>
        <w:rPr>
          <w:b/>
        </w:rPr>
      </w:pPr>
    </w:p>
    <w:p w:rsidR="00ED7E82" w:rsidRDefault="00ED7E82" w:rsidP="00ED7E82">
      <w:pPr>
        <w:pStyle w:val="BodyText"/>
        <w:numPr>
          <w:ilvl w:val="0"/>
          <w:numId w:val="46"/>
        </w:numPr>
        <w:rPr>
          <w:b/>
        </w:rPr>
      </w:pPr>
      <w:r>
        <w:rPr>
          <w:b/>
        </w:rPr>
        <w:t>Load and Install Reminder Dialogs</w:t>
      </w:r>
    </w:p>
    <w:p w:rsidR="00357BAC" w:rsidRPr="00F37945" w:rsidRDefault="00357BAC" w:rsidP="00357BAC">
      <w:pPr>
        <w:pStyle w:val="BodyText"/>
        <w:rPr>
          <w:b/>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Last login: Wed Jun  4 15:18:48 2014 from 173.252.156.129</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Node: I20082VSTLNX, Instance: CACHEINV</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Username: CacheMgr</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Password: *********</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Select OPTION NAME: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Answer with OPTION NAME, or UPPERCASE MENU TEXT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Do you want the entire 11028-Entry OPTION List? N  (No)</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Select OPTION NAME: TRAINING</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1   TRAINING DATA ENTRY FOR MFH  HBHC MFH TRAINING INPUT     Training Data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Entry for MFH</w:t>
      </w:r>
    </w:p>
    <w:p w:rsidR="00357BAC" w:rsidRPr="00567FB4" w:rsidRDefault="00357BAC" w:rsidP="00357BAC">
      <w:pPr>
        <w:spacing w:after="120"/>
        <w:ind w:left="720"/>
        <w:rPr>
          <w:rFonts w:ascii="Courier New" w:hAnsi="Courier New" w:cs="Courier New"/>
          <w:b/>
          <w:sz w:val="20"/>
          <w:szCs w:val="20"/>
        </w:rPr>
      </w:pPr>
      <w:r w:rsidRPr="00567FB4">
        <w:rPr>
          <w:rFonts w:ascii="Courier New" w:hAnsi="Courier New" w:cs="Courier New"/>
          <w:b/>
          <w:sz w:val="20"/>
          <w:szCs w:val="20"/>
        </w:rPr>
        <w:t xml:space="preserve">     2   TRAINING MENU  ZZ TRAINING MENU     Training Menu</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3   TRAINING RECORDS  ESP TRAINING MENU     Training Records</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4   TRAINING REPORT BY SERVICE  PRSE-SERV-TRAIN-RPT     Training Report by Service</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5   TRAINING REPORT BY UNIT/SVC. C  NURSE-PR-MILOC     Training Report by Unit/Svc. Category</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lastRenderedPageBreak/>
        <w:t xml:space="preserve">CHOOSE 1-5: 2  ZZ </w:t>
      </w:r>
      <w:r w:rsidRPr="00567FB4">
        <w:rPr>
          <w:rFonts w:ascii="Courier New" w:hAnsi="Courier New" w:cs="Courier New"/>
          <w:b/>
          <w:sz w:val="20"/>
          <w:szCs w:val="20"/>
        </w:rPr>
        <w:t>TRAINING MENU     Training Menu</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PCE    Basic PCE Hands-On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AICS   Encounter Forms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OE     CPRS Manager Menu ...</w:t>
      </w:r>
    </w:p>
    <w:p w:rsidR="00357BAC" w:rsidRPr="00567FB4" w:rsidRDefault="00357BAC" w:rsidP="00357BAC">
      <w:pPr>
        <w:spacing w:after="120"/>
        <w:ind w:left="720"/>
        <w:rPr>
          <w:rFonts w:ascii="Courier New" w:hAnsi="Courier New" w:cs="Courier New"/>
          <w:b/>
          <w:sz w:val="20"/>
          <w:szCs w:val="20"/>
        </w:rPr>
      </w:pPr>
      <w:r w:rsidRPr="00567FB4">
        <w:rPr>
          <w:rFonts w:ascii="Courier New" w:hAnsi="Courier New" w:cs="Courier New"/>
          <w:b/>
          <w:sz w:val="20"/>
          <w:szCs w:val="20"/>
        </w:rPr>
        <w:t xml:space="preserve">   PX     Reminder Managers Menu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XX     General Parameter Tools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Select Training Menu &lt;TEST ACCOUNT&gt; Option: </w:t>
      </w:r>
      <w:r w:rsidRPr="00567FB4">
        <w:rPr>
          <w:rFonts w:ascii="Courier New" w:hAnsi="Courier New" w:cs="Courier New"/>
          <w:b/>
          <w:sz w:val="20"/>
          <w:szCs w:val="20"/>
        </w:rPr>
        <w:t>PX  Reminder Managers Menu</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CF     Reminder Computed Finding Management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RM     Reminder Definition Management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SM     Reminder Sponsor Management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TXM    Reminder Taxonomy Management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TRM    Reminder Term Management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LM     Reminder Location List Management ...</w:t>
      </w:r>
    </w:p>
    <w:p w:rsidR="00357BAC" w:rsidRPr="00567FB4" w:rsidRDefault="00357BAC" w:rsidP="00357BAC">
      <w:pPr>
        <w:spacing w:after="120"/>
        <w:ind w:left="720"/>
        <w:rPr>
          <w:rFonts w:ascii="Courier New" w:hAnsi="Courier New" w:cs="Courier New"/>
          <w:b/>
          <w:sz w:val="20"/>
          <w:szCs w:val="20"/>
        </w:rPr>
      </w:pPr>
      <w:r w:rsidRPr="00567FB4">
        <w:rPr>
          <w:rFonts w:ascii="Courier New" w:hAnsi="Courier New" w:cs="Courier New"/>
          <w:b/>
          <w:sz w:val="20"/>
          <w:szCs w:val="20"/>
        </w:rPr>
        <w:t xml:space="preserve">   RX     Reminder Exchange</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RT     Reminder Test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OS     Other Supporting Menus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INFO   Reminder Information Only Menu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DM     Reminder Dialog Management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CP     CPRS Reminder Configuration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RP     Reminder Reports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MST    Reminders MST Synchronization Management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PL     Reminder Patient List Menu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PAR    Reminder Parameters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ROC    Reminder Order Check Menu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XM     Reminder Extract Menu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GEC    GEC Referral Report</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b/>
          <w:sz w:val="20"/>
          <w:szCs w:val="20"/>
        </w:rPr>
      </w:pPr>
      <w:r w:rsidRPr="00567FB4">
        <w:rPr>
          <w:rFonts w:ascii="Courier New" w:hAnsi="Courier New" w:cs="Courier New"/>
          <w:sz w:val="20"/>
          <w:szCs w:val="20"/>
        </w:rPr>
        <w:t xml:space="preserve">Select Reminder Managers Menu &lt;TEST ACCOUNT&gt; Option: </w:t>
      </w:r>
      <w:r w:rsidRPr="00567FB4">
        <w:rPr>
          <w:rFonts w:ascii="Courier New" w:hAnsi="Courier New" w:cs="Courier New"/>
          <w:b/>
          <w:sz w:val="20"/>
          <w:szCs w:val="20"/>
        </w:rPr>
        <w:t>RX  Reminder Exchange</w:t>
      </w:r>
    </w:p>
    <w:p w:rsidR="00357BAC" w:rsidRPr="00567FB4" w:rsidRDefault="00357BAC" w:rsidP="00357BAC">
      <w:pPr>
        <w:spacing w:after="1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Clinical Reminder Exchange    Jun 04, 2014@16:44:50   Page:  1 of 7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Exchange File Entries.</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Item  Entry                           Source                   Date Packed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1  COLONOSCOPY F/U REMINDER1       GUILLORY@VA PACIFIC I    05/18/2010@12:28</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lastRenderedPageBreak/>
        <w:t xml:space="preserve">    2  COLONOSCOPY REPEAT DUE1         GUILLORY@VA PACIFIC I    05/18/2010@12:24</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3  DEPRESSION/PTSD REMINDER TERM   VOLPP@NORTHERN CAL       02/26/2010@12:07</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UPDATES - PATCH 17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4  GMTS FOR HRMH                   THOMPSON@SALT LAKE CI    12/01/2011@11:10</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5  NATIONAL BLOOD PRESSURE         MONTGOMERY@TUSCALOOSA    04/05/2011@13:20</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CHANGES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6  PXRM*2*17 COMPUTED FINDINGS     REDINGTON@SALT LAKE CI   01/26/2010@11:49</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7  VA BRANCHING LOGIC REMINDER     VOLPP@NORTHERN CAL       09/13/2010@11:42</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UPDATES OEF/OIF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 Next Screen   - Prev Screen   ?? More Actions                    &gt;&gt;&gt;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CFE  Create Exchange File Entry         IH   Installation History</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CHF  Create Host File                   LHF  Load Host File</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CMM  Create MailMan Message             LMM  Load MailMan Message</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DFE  Delete Exchange File Entry         LR   List Reminder Definitions</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IFE  Install Exchange File Entry        RI   Reminder Definition Inquiry</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Select Action: Next Screen// LHF</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Enter a path: C:/HFS/// /</w:t>
      </w:r>
      <w:proofErr w:type="spellStart"/>
      <w:r w:rsidRPr="00567FB4">
        <w:rPr>
          <w:rFonts w:ascii="Courier New" w:hAnsi="Courier New" w:cs="Courier New"/>
          <w:sz w:val="20"/>
          <w:szCs w:val="20"/>
        </w:rPr>
        <w:t>srv</w:t>
      </w:r>
      <w:proofErr w:type="spellEnd"/>
      <w:r w:rsidRPr="00567FB4">
        <w:rPr>
          <w:rFonts w:ascii="Courier New" w:hAnsi="Courier New" w:cs="Courier New"/>
          <w:sz w:val="20"/>
          <w:szCs w:val="20"/>
        </w:rPr>
        <w:t>/vista/</w:t>
      </w:r>
      <w:proofErr w:type="spellStart"/>
      <w:r w:rsidRPr="00567FB4">
        <w:rPr>
          <w:rFonts w:ascii="Courier New" w:hAnsi="Courier New" w:cs="Courier New"/>
          <w:sz w:val="20"/>
          <w:szCs w:val="20"/>
        </w:rPr>
        <w:t>inv</w:t>
      </w:r>
      <w:proofErr w:type="spellEnd"/>
      <w:r w:rsidRPr="00567FB4">
        <w:rPr>
          <w:rFonts w:ascii="Courier New" w:hAnsi="Courier New" w:cs="Courier New"/>
          <w:sz w:val="20"/>
          <w:szCs w:val="20"/>
        </w:rPr>
        <w:t>/dat2/AVEFAC_PSA.PRD</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A host file is a file on your host system.</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A complete host file consists of a path, file name, and extension.</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A path consists of a device and directory name.</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The default extension is PRD.</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The default path is C:/HFS/</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Enter a path: C:/HFS/// USER$:[VMSUSERS.XXXXX</w:t>
      </w:r>
      <w:r w:rsidRPr="00567FB4">
        <w:rPr>
          <w:rFonts w:ascii="Courier New" w:hAnsi="Courier New" w:cs="Courier New"/>
          <w:b/>
          <w:sz w:val="20"/>
          <w:szCs w:val="20"/>
        </w:rPr>
        <w:t>]</w:t>
      </w:r>
      <w:r w:rsidRPr="00567FB4">
        <w:rPr>
          <w:rFonts w:ascii="Courier New" w:hAnsi="Courier New" w:cs="Courier New"/>
          <w:b/>
          <w:sz w:val="20"/>
          <w:szCs w:val="20"/>
        </w:rPr>
        <w:sym w:font="Wingdings" w:char="F0DF"/>
      </w:r>
      <w:r w:rsidRPr="00567FB4">
        <w:rPr>
          <w:rFonts w:ascii="Courier New" w:hAnsi="Courier New" w:cs="Courier New"/>
          <w:b/>
          <w:sz w:val="20"/>
          <w:szCs w:val="20"/>
        </w:rPr>
        <w:t>-example path address (either a VMS or Linux account as appropriate site folder holding the .PRD files)</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The following PRD files were found in /</w:t>
      </w:r>
      <w:proofErr w:type="spellStart"/>
      <w:r w:rsidRPr="00567FB4">
        <w:rPr>
          <w:rFonts w:ascii="Courier New" w:hAnsi="Courier New" w:cs="Courier New"/>
          <w:sz w:val="20"/>
          <w:szCs w:val="20"/>
        </w:rPr>
        <w:t>srv</w:t>
      </w:r>
      <w:proofErr w:type="spellEnd"/>
      <w:r w:rsidRPr="00567FB4">
        <w:rPr>
          <w:rFonts w:ascii="Courier New" w:hAnsi="Courier New" w:cs="Courier New"/>
          <w:sz w:val="20"/>
          <w:szCs w:val="20"/>
        </w:rPr>
        <w:t>/vista/</w:t>
      </w:r>
      <w:proofErr w:type="spellStart"/>
      <w:r w:rsidRPr="00567FB4">
        <w:rPr>
          <w:rFonts w:ascii="Courier New" w:hAnsi="Courier New" w:cs="Courier New"/>
          <w:sz w:val="20"/>
          <w:szCs w:val="20"/>
        </w:rPr>
        <w:t>inv</w:t>
      </w:r>
      <w:proofErr w:type="spellEnd"/>
      <w:r w:rsidRPr="00567FB4">
        <w:rPr>
          <w:rFonts w:ascii="Courier New" w:hAnsi="Courier New" w:cs="Courier New"/>
          <w:sz w:val="20"/>
          <w:szCs w:val="20"/>
        </w:rPr>
        <w:t>/dat2/</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AVEFAC_ABNORMAL_CXR.PRD</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AVEFAC_ABNORMAL_MAMMOGRAM.PRD</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AVEFAC_FOBT-FIT.PRD</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AVEFAC_PSA.PRD</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Enter a file name: AVEFAC_PSA.PRD</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Clinical Reminder Exchange    Jun 04, 2014@16:48:34        Page: 1 of 8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Host file USER$:[VMSUSERS.XXXXX]AVEFAC_PSA.PRD &lt;successfully loaded.</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Item  Entry                           Source                   Date Packed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1  AVEFAC PSA                      INNOVATIONS@CAMP MASTER  05/19/2014@19:47</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2  COLONOSCOPY F/U REMINDER1       GUILLORY@VA PACIFIC I    05/18/2010@12:28</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3  COLONOSCOPY REPEAT DUE1         GUILLORY@VA PACIFIC I    05/18/2010@12:24</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4  DEPRESSION/PTSD REMINDER TERM   VOLPP@NORTHERN CAL       02/26/2010@12:07</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UPDATES - PATCH 17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5  GMTS FOR HRMH                   THOMPSON@SALT LAKE CI    12/01/2011@11:10</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6  NATIONAL BLOOD PRESSURE         MONTGOMERY@TUSCALOOSA    04/05/2011@13:20</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CHANGES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7  PXRM*2*17 COMPUTED FINDINGS     REDINGTON@SALT LAKE CI   01/26/2010@11:49</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8  VA BRANCHING LOGIC REMINDER     VOLPP@NORTHERN CAL       09/13/2010@11:42</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 Next Screen   - </w:t>
      </w:r>
      <w:proofErr w:type="spellStart"/>
      <w:r w:rsidRPr="00567FB4">
        <w:rPr>
          <w:rFonts w:ascii="Courier New" w:hAnsi="Courier New" w:cs="Courier New"/>
          <w:sz w:val="20"/>
          <w:szCs w:val="20"/>
        </w:rPr>
        <w:t>Prev</w:t>
      </w:r>
      <w:proofErr w:type="spellEnd"/>
      <w:r w:rsidRPr="00567FB4">
        <w:rPr>
          <w:rFonts w:ascii="Courier New" w:hAnsi="Courier New" w:cs="Courier New"/>
          <w:sz w:val="20"/>
          <w:szCs w:val="20"/>
        </w:rPr>
        <w:t xml:space="preserve"> Screen   ?? More Actions                    &gt;&gt;&gt;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CFE  Create Exchange File Entry         IH   Installation History</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CHF  Create Host File                   LHF  Load Host File</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CMM  Create </w:t>
      </w:r>
      <w:proofErr w:type="spellStart"/>
      <w:r w:rsidRPr="00567FB4">
        <w:rPr>
          <w:rFonts w:ascii="Courier New" w:hAnsi="Courier New" w:cs="Courier New"/>
          <w:sz w:val="20"/>
          <w:szCs w:val="20"/>
        </w:rPr>
        <w:t>MailMan</w:t>
      </w:r>
      <w:proofErr w:type="spellEnd"/>
      <w:r w:rsidRPr="00567FB4">
        <w:rPr>
          <w:rFonts w:ascii="Courier New" w:hAnsi="Courier New" w:cs="Courier New"/>
          <w:sz w:val="20"/>
          <w:szCs w:val="20"/>
        </w:rPr>
        <w:t xml:space="preserve"> Message             LMM  Load </w:t>
      </w:r>
      <w:proofErr w:type="spellStart"/>
      <w:r w:rsidRPr="00567FB4">
        <w:rPr>
          <w:rFonts w:ascii="Courier New" w:hAnsi="Courier New" w:cs="Courier New"/>
          <w:sz w:val="20"/>
          <w:szCs w:val="20"/>
        </w:rPr>
        <w:t>MailMan</w:t>
      </w:r>
      <w:proofErr w:type="spellEnd"/>
      <w:r w:rsidRPr="00567FB4">
        <w:rPr>
          <w:rFonts w:ascii="Courier New" w:hAnsi="Courier New" w:cs="Courier New"/>
          <w:sz w:val="20"/>
          <w:szCs w:val="20"/>
        </w:rPr>
        <w:t xml:space="preserve"> Message</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DFE  Delete Exchange File Entry         LR   List Reminder Definitions</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IFE  Install Exchange File Entry        RI   Reminder Definition Inquiry</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Select Action: Next Screen// IFE   Install Exchange File Entry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Select Entry(s):  (1-8): 1</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Exchange File Components   Jun 04, 2014@16:49:58       Page: 1 of 9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Component                                             Category     Exists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Source:      INNOVATIONS,VHA at CAMP MASTER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Date Packed: 05/19/2014@19:47:47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lastRenderedPageBreak/>
        <w:t xml:space="preserve">Package Version: 2.0P30                                                         </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Description: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AVEFAC PSA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Non-exchangeable order dialog(s):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Name: VEFA URINALYSIS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Type: Quick Order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Display Text: Urinalysis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Display Group: CHEMISTRY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Package: LAB SERVICE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Lab Test: VEFA URINALYSIS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Collected By: Send patient to lab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Collection Sample: URINE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Enter ?? for more actions                                          &gt;&gt;&gt;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IA   Install all Components             IS   Install Selected Component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Select Action: Next Screen// </w:t>
      </w:r>
    </w:p>
    <w:p w:rsidR="00357BAC" w:rsidRPr="00567FB4" w:rsidRDefault="00357BAC" w:rsidP="00357BAC">
      <w:pPr>
        <w:spacing w:after="120"/>
        <w:ind w:left="720"/>
        <w:rPr>
          <w:rFonts w:ascii="Courier New" w:hAnsi="Courier New" w:cs="Courier New"/>
          <w:sz w:val="20"/>
          <w:szCs w:val="20"/>
        </w:rPr>
      </w:pPr>
      <w:r>
        <w:rPr>
          <w:rFonts w:ascii="Courier New" w:hAnsi="Courier New" w:cs="Courier New"/>
          <w:sz w:val="20"/>
          <w:szCs w:val="20"/>
        </w:rPr>
        <w:t>E</w:t>
      </w:r>
      <w:r w:rsidRPr="00567FB4">
        <w:rPr>
          <w:rFonts w:ascii="Courier New" w:hAnsi="Courier New" w:cs="Courier New"/>
          <w:sz w:val="20"/>
          <w:szCs w:val="20"/>
        </w:rPr>
        <w:t>xchange File Components      Jun 04, 2014@16:50:23         Page: 2 of 9</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Component                                             Category     Exists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Specimen: URINE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How often: ONCE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Name: VEFA CIPROFLOXACIN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Type: Quick Order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Display Text: Ciprofloxacin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Display Group: OUTPATIENT MEDICATIONS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Package: OUTPATIENT PHARMACY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Medication: CIPROFLOXACIN TAB  500MG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Instructions: 500MG ORAL (BY MOUTH)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Pick Up: WINDOW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Priority: ROUTINE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Comments: Take as directed.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lastRenderedPageBreak/>
        <w:t xml:space="preserve">+         + Next Screen   - </w:t>
      </w:r>
      <w:proofErr w:type="spellStart"/>
      <w:r w:rsidRPr="00567FB4">
        <w:rPr>
          <w:rFonts w:ascii="Courier New" w:hAnsi="Courier New" w:cs="Courier New"/>
          <w:sz w:val="20"/>
          <w:szCs w:val="20"/>
        </w:rPr>
        <w:t>Prev</w:t>
      </w:r>
      <w:proofErr w:type="spellEnd"/>
      <w:r w:rsidRPr="00567FB4">
        <w:rPr>
          <w:rFonts w:ascii="Courier New" w:hAnsi="Courier New" w:cs="Courier New"/>
          <w:sz w:val="20"/>
          <w:szCs w:val="20"/>
        </w:rPr>
        <w:t xml:space="preserve"> Screen   ?? More Actions                    &gt;&gt;&gt;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IA   Install all Components             IS   Install Selected Component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Select Action: Next Screen//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Exchange File Components      Jun 04, 2014@16:50:46      Page: 3 of 9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Component                                             Category     Exists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Name: VEFA Urine Culture and Susceptibility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Type: Quick Order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Display Text: Urine Culture and Susceptibility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Display Group: MICROBIOLOGY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Package: LAB SERVICE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Lab Test: VEFA CULTURE &amp; SUSCEPTIBILITY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Collected By: Send patient to lab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Collection Sample: URINE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Specimen: URINE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How often: ONCE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Name: VEFA SULFAMETHOXAZOLE/TRIMETHOPRIM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Type: Quick Order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Display Text: Trimethoprim/Sulfamethoxazole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Display Group: OUTPATIENT MEDICATIONS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 Next Screen   - </w:t>
      </w:r>
      <w:proofErr w:type="spellStart"/>
      <w:r w:rsidRPr="00567FB4">
        <w:rPr>
          <w:rFonts w:ascii="Courier New" w:hAnsi="Courier New" w:cs="Courier New"/>
          <w:sz w:val="20"/>
          <w:szCs w:val="20"/>
        </w:rPr>
        <w:t>Prev</w:t>
      </w:r>
      <w:proofErr w:type="spellEnd"/>
      <w:r w:rsidRPr="00567FB4">
        <w:rPr>
          <w:rFonts w:ascii="Courier New" w:hAnsi="Courier New" w:cs="Courier New"/>
          <w:sz w:val="20"/>
          <w:szCs w:val="20"/>
        </w:rPr>
        <w:t xml:space="preserve"> Screen   ?? More Actions                    &gt;&gt;&gt;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IA   Install all Components             IS   Install Selected Component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Select Action: Next Screen//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Exchange File Components      Jun 04, 2014@16:51:13     Page:  4 of 9 </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Component                                             Category     Exists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Package: OUTPATIENT PHARMACY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Medication: SULFAMETHOXAZOLE/TRIMETHOPRIM TAB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Dispense Drug: SULFAMETHOXAZOLE 800/TRIMETH 160MG TAB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Instructions: 1 TABLET SULFAMETHOXAZOLE 800/TRIMETH 160MG TAB OR</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Days Supply: 5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Quantity: 10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Refills: 0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lastRenderedPageBreak/>
        <w:t xml:space="preserve">                     Pick Up: MAIL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Priority: ROUTINE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Name: VEFA Urology Consult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Type: Quick Order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Display Text: Urology Consult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Display Group: CONSULTS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Package: CONSULT/REQUEST TRACKING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 Next Screen   - </w:t>
      </w:r>
      <w:proofErr w:type="spellStart"/>
      <w:r w:rsidRPr="00567FB4">
        <w:rPr>
          <w:rFonts w:ascii="Courier New" w:hAnsi="Courier New" w:cs="Courier New"/>
          <w:sz w:val="20"/>
          <w:szCs w:val="20"/>
        </w:rPr>
        <w:t>Prev</w:t>
      </w:r>
      <w:proofErr w:type="spellEnd"/>
      <w:r w:rsidRPr="00567FB4">
        <w:rPr>
          <w:rFonts w:ascii="Courier New" w:hAnsi="Courier New" w:cs="Courier New"/>
          <w:sz w:val="20"/>
          <w:szCs w:val="20"/>
        </w:rPr>
        <w:t xml:space="preserve"> Screen   ?? More Actions                    &gt;&gt;&gt;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IA   Install all Components             IS   Install Selected Component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Select Action: Next Screen//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Exchange File Components      Jun 04, 2014@16:51:39        Page: 5 of 9</w:t>
      </w:r>
    </w:p>
    <w:p w:rsidR="00357BAC" w:rsidRPr="00567FB4" w:rsidRDefault="00357BAC" w:rsidP="00357BAC">
      <w:pPr>
        <w:spacing w:after="1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Component                                             Category     Exists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Consult to Service/Specialty: SURGERY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Consult Type: Urology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Reason for Request: Abnormal PSA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Category: OUTPATIENT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Urgency: ROUTINE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Earliest appropriate </w:t>
      </w:r>
      <w:proofErr w:type="spellStart"/>
      <w:r w:rsidRPr="00567FB4">
        <w:rPr>
          <w:rFonts w:ascii="Courier New" w:hAnsi="Courier New" w:cs="Courier New"/>
          <w:sz w:val="20"/>
          <w:szCs w:val="20"/>
        </w:rPr>
        <w:t>date:TODAY</w:t>
      </w:r>
      <w:proofErr w:type="spellEnd"/>
      <w:r w:rsidRPr="00567FB4">
        <w:rPr>
          <w:rFonts w:ascii="Courier New" w:hAnsi="Courier New" w:cs="Courier New"/>
          <w:sz w:val="20"/>
          <w:szCs w:val="20"/>
        </w:rPr>
        <w:t xml:space="preserv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Place of Consultation: Consultant's Choice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Provisional Diagnosis: Elevated PSA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Name: VEFA PSA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Type: Quick Order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Display Text: Reorder PSA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Display Group: CHEMISTRY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Package: LAB SERVICE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Lab Test: VEFA PROSTATE SPECIFIC ANTIGEN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 Next Screen   - </w:t>
      </w:r>
      <w:proofErr w:type="spellStart"/>
      <w:r w:rsidRPr="00567FB4">
        <w:rPr>
          <w:rFonts w:ascii="Courier New" w:hAnsi="Courier New" w:cs="Courier New"/>
          <w:sz w:val="20"/>
          <w:szCs w:val="20"/>
        </w:rPr>
        <w:t>Prev</w:t>
      </w:r>
      <w:proofErr w:type="spellEnd"/>
      <w:r w:rsidRPr="00567FB4">
        <w:rPr>
          <w:rFonts w:ascii="Courier New" w:hAnsi="Courier New" w:cs="Courier New"/>
          <w:sz w:val="20"/>
          <w:szCs w:val="20"/>
        </w:rPr>
        <w:t xml:space="preserve"> Screen   ?? More Actions                    &gt;&gt;&gt;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IA   Install all Components             IS   Install Selected Component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Select Action: Next Screen//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Exchange File Components      Jun 04, 2014@16:51:55      Page: 6 of 9 </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Component                                             Category     Exists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Collected By: Send patient to lab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Collection Sample: BLOOD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Specimen: SERUM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How often: NOW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Name: VEFA RADIATION ONCOLOGY CONSULT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Type: Quick Order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Display Text: Radiation/Oncology Consult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Display Group: CONSULTS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Package: CONSULT/REQUEST TRACKING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Consult to Service/Specialty: VEFA RADIOLOGY ONCOLOGY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Reason for Request: SUSPICIOUS PSA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Urgency: ROUTINE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Earliest appropriate </w:t>
      </w:r>
      <w:proofErr w:type="spellStart"/>
      <w:r w:rsidRPr="00567FB4">
        <w:rPr>
          <w:rFonts w:ascii="Courier New" w:hAnsi="Courier New" w:cs="Courier New"/>
          <w:sz w:val="20"/>
          <w:szCs w:val="20"/>
        </w:rPr>
        <w:t>date:TODAY</w:t>
      </w:r>
      <w:proofErr w:type="spellEnd"/>
      <w:r w:rsidRPr="00567FB4">
        <w:rPr>
          <w:rFonts w:ascii="Courier New" w:hAnsi="Courier New" w:cs="Courier New"/>
          <w:sz w:val="20"/>
          <w:szCs w:val="20"/>
        </w:rPr>
        <w:t xml:space="preserv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Place of Consultation: Consultant's Choice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 Next Screen   - </w:t>
      </w:r>
      <w:proofErr w:type="spellStart"/>
      <w:r w:rsidRPr="00567FB4">
        <w:rPr>
          <w:rFonts w:ascii="Courier New" w:hAnsi="Courier New" w:cs="Courier New"/>
          <w:sz w:val="20"/>
          <w:szCs w:val="20"/>
        </w:rPr>
        <w:t>Prev</w:t>
      </w:r>
      <w:proofErr w:type="spellEnd"/>
      <w:r w:rsidRPr="00567FB4">
        <w:rPr>
          <w:rFonts w:ascii="Courier New" w:hAnsi="Courier New" w:cs="Courier New"/>
          <w:sz w:val="20"/>
          <w:szCs w:val="20"/>
        </w:rPr>
        <w:t xml:space="preserve"> Screen   ?? More Actions                    &gt;&gt;&gt;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IA   Install all Components             IS   Install Selected Component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Select Action: Next Screen//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Exchange File Components      Jun 04, 2014@16:52:12       Page: 7 of 9 </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Component                                             Category     Exists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Provisional Diagnosis: Suspicious PSA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Keywords: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PSA                                                                             </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Components: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ORDER DIALOG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RADIATION ONCOLOGY CONSULT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lastRenderedPageBreak/>
        <w:t xml:space="preserve">      VEFA SULFAMETHOXAZOLE/TRIMETHOPRIM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PSA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CIPROFLOXACIN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URINALYSIS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Urine Culture and Susceptibility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Urology Consult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 Next Screen   - </w:t>
      </w:r>
      <w:proofErr w:type="spellStart"/>
      <w:r w:rsidRPr="00567FB4">
        <w:rPr>
          <w:rFonts w:ascii="Courier New" w:hAnsi="Courier New" w:cs="Courier New"/>
          <w:sz w:val="20"/>
          <w:szCs w:val="20"/>
        </w:rPr>
        <w:t>Prev</w:t>
      </w:r>
      <w:proofErr w:type="spellEnd"/>
      <w:r w:rsidRPr="00567FB4">
        <w:rPr>
          <w:rFonts w:ascii="Courier New" w:hAnsi="Courier New" w:cs="Courier New"/>
          <w:sz w:val="20"/>
          <w:szCs w:val="20"/>
        </w:rPr>
        <w:t xml:space="preserve"> Screen   ?? More Actions                    &gt;&gt;&gt;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IA   Install all Components             IS   Install Selected Component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Select Action: Next Screen//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Exchange File Components      Jun 04, 2014@16:52:39      Page: 8 of 9 </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Component                                             Category     Exists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ORDER DIALOG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RADIATION ONCOLOGY CONSULT                                      X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SULFAMETHOXAZOLE/TRIMETHOPRIM                                   X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PSA                                                             X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CIPROFLOXACIN                                                   X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URINALYSIS                                                      X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Urine Culture and Susceptibility                                X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Urology Consult                                                 X    </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ORDERABLE ITEMS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RADIOLOGY ONCOLOGY                                              X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SULFAMETHOXAZOLE/TRIMETHOPRIM TAB                               X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PROSTATE SPECIFIC ANTIGEN                                       X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CIPROFLOXACIN TAB                                               X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URINALYSIS                                                      X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lastRenderedPageBreak/>
        <w:t xml:space="preserve">      VEFA CULTURE &amp; SUSCEPTIBILITY                                        X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Urology Consult                                                 X     </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HEALTH FACTORS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1  REMINDER FACTORS                                         X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2  AW500 PSA OTHER FOLLOW-UP COMMENTS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3  AW500 PSA PAT OPTED NO TREATMENT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4  AW500 PSA PAT NO LONGER IN CARE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5  AW500 PSA LIMITED LIFE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 Next Screen   - </w:t>
      </w:r>
      <w:proofErr w:type="spellStart"/>
      <w:r w:rsidRPr="00567FB4">
        <w:rPr>
          <w:rFonts w:ascii="Courier New" w:hAnsi="Courier New" w:cs="Courier New"/>
          <w:sz w:val="20"/>
          <w:szCs w:val="20"/>
        </w:rPr>
        <w:t>Prev</w:t>
      </w:r>
      <w:proofErr w:type="spellEnd"/>
      <w:r w:rsidRPr="00567FB4">
        <w:rPr>
          <w:rFonts w:ascii="Courier New" w:hAnsi="Courier New" w:cs="Courier New"/>
          <w:sz w:val="20"/>
          <w:szCs w:val="20"/>
        </w:rPr>
        <w:t xml:space="preserve"> Screen   ?? More Actions                    &gt;&gt;&gt;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IA   Install all Components             IS   Install Selected Component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Select Action: Next Screen//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Exchange File Components      Jun 04, 2014@17:36:42      Page:  9 of  9 </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Component                                             Category     Exists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6  AW500 PSA FOLLOWUP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7  AW500 PSA REFER TO ANOTHER VA PROVIDER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8  AW500 PSA DISCUSSED WITH PAT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9  AW500 PSA RADIATION ONCOLOGY CSLT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10  AW500 PSA SULFAMETHOXAZOLE/TRIMETH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11  AW500 PSA REORDER PSA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12  AW500 PSA ORDER CIPROFLOACIN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13  AW500 PSA ORDER URINALYSIS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14  AW500 PSA ORDER URINE CULTURE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15  AW500 PSA ORDER UROLOGY CONSULT                                          </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REMINDER DIALOG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16  AVEFA PSA                                                                 </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 Next Screen   - </w:t>
      </w:r>
      <w:proofErr w:type="spellStart"/>
      <w:r w:rsidRPr="00567FB4">
        <w:rPr>
          <w:rFonts w:ascii="Courier New" w:hAnsi="Courier New" w:cs="Courier New"/>
          <w:sz w:val="20"/>
          <w:szCs w:val="20"/>
        </w:rPr>
        <w:t>Prev</w:t>
      </w:r>
      <w:proofErr w:type="spellEnd"/>
      <w:r w:rsidRPr="00567FB4">
        <w:rPr>
          <w:rFonts w:ascii="Courier New" w:hAnsi="Courier New" w:cs="Courier New"/>
          <w:sz w:val="20"/>
          <w:szCs w:val="20"/>
        </w:rPr>
        <w:t xml:space="preserve"> Screen   ?? More Actions           &gt;&gt;&gt;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IA   Install all Components             IS   Install Selected Component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Select Action: Quit// IA</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Exchange File Components      Nov 24, 2014@15:08:47          Page:    8 of    9</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67FB4"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lastRenderedPageBreak/>
        <w:t xml:space="preserve"> </w:t>
      </w:r>
      <w:r w:rsidRPr="00567FB4">
        <w:rPr>
          <w:rFonts w:ascii="Courier New" w:hAnsi="Courier New" w:cs="Courier New"/>
          <w:sz w:val="20"/>
          <w:szCs w:val="20"/>
        </w:rPr>
        <w:t>All dialog components for AVEFA PSA are new.</w:t>
      </w:r>
    </w:p>
    <w:p w:rsidR="00357BAC" w:rsidRPr="005E0F19"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Install reminder dialog and all components with no further changes: Y//</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Component                                             Category     Exists</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ORDERABLE ITEMS</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VEFA RADIOLOGY ONCOLOGY                                              X</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VEFA SULFAMETHOXAZOLE/TRIMETHOPRIM TAB                               X</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VEFA PROSTATE SPECIFIC ANTIGEN                                       X</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VEFA CIPROFLOXACIN TAB                                               X</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VEFA URINALYSIS                                                      X</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VEFA CULTURE &amp; SUSCEPTIBILITY                                        X</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VEFA Urology Consult                                                 X</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 Next Screen   - </w:t>
      </w:r>
      <w:proofErr w:type="spellStart"/>
      <w:r w:rsidRPr="005E0F19">
        <w:rPr>
          <w:rFonts w:ascii="Courier New" w:hAnsi="Courier New" w:cs="Courier New"/>
          <w:sz w:val="20"/>
          <w:szCs w:val="20"/>
        </w:rPr>
        <w:t>Prev</w:t>
      </w:r>
      <w:proofErr w:type="spellEnd"/>
      <w:r w:rsidRPr="005E0F19">
        <w:rPr>
          <w:rFonts w:ascii="Courier New" w:hAnsi="Courier New" w:cs="Courier New"/>
          <w:sz w:val="20"/>
          <w:szCs w:val="20"/>
        </w:rPr>
        <w:t xml:space="preserve"> Screen   ?? More Actions                    &gt;&gt;&gt;</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IA   Install all Components             IS   Install Selected Component</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Select Action: Next Screen// IA   Install all Components</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HEALTH FACTORS entry named REMINDER FACTORS already exists and the</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packed component is identical, skipping.</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HEALTH FACTORS entry AW500 PSA OTHER FOLLOW-UP COMMENTS is NEW,</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what do you want to do?</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Select one of the following:</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C         Create a new entry by copying to a new name</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I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Q         Quit the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         Skip, do not install this entry</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lastRenderedPageBreak/>
        <w:t>Enter response: I//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HEALTH FACTORS entry AW500 PSA PAT OPTED NO TREATMENT is NEW,</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what do you want to do?</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Select one of the following:</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C         Create a new entry by copying to a new name</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I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Q         Quit the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         Skip, do not install this entry</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Enter response: I//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HEALTH FACTORS entry AW500 PSA PAT NO LONGER IN CARE is NEW,</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what do you want to do?</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Select one of the following:</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C         Create a new entry by copying to a new name</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I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Q         Quit the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         Skip, do not install this entry</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Enter response: I//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HEALTH FACTORS entry AW500 PSA LIMITED LIFE is NEW,</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what do you want to do?</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Select one of the following:</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C         Create a new entry by copying to a new name</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I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Q         Quit the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         Skip, do not install this entry</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lastRenderedPageBreak/>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Enter response: I// </w:t>
      </w:r>
      <w:proofErr w:type="spellStart"/>
      <w:r w:rsidRPr="005E0F19">
        <w:rPr>
          <w:rFonts w:ascii="Courier New" w:hAnsi="Courier New" w:cs="Courier New"/>
          <w:sz w:val="20"/>
          <w:szCs w:val="20"/>
        </w:rPr>
        <w:t>nstall</w:t>
      </w:r>
      <w:proofErr w:type="spellEnd"/>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HEALTH FACTORS entry AW500 PSA FOLLOWUP is NEW,</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what do you want to do?</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Select one of the following:</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C         Create a new entry by copying to a new name</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I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Q         Quit the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         Skip, do not install this entry</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Enter response: I// </w:t>
      </w:r>
      <w:proofErr w:type="spellStart"/>
      <w:r w:rsidRPr="005E0F19">
        <w:rPr>
          <w:rFonts w:ascii="Courier New" w:hAnsi="Courier New" w:cs="Courier New"/>
          <w:sz w:val="20"/>
          <w:szCs w:val="20"/>
        </w:rPr>
        <w:t>nstall</w:t>
      </w:r>
      <w:proofErr w:type="spellEnd"/>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HEALTH FACTORS entry AW500 PSA REFER TO ANOTHER VA PROVIDER is NEW,</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what do you want to do?</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Select one of the following:</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C         Create a new entry by copying to a new name</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I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Q         Quit the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         Skip, do not install this entry</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Enter response: I// </w:t>
      </w:r>
      <w:proofErr w:type="spellStart"/>
      <w:r w:rsidRPr="005E0F19">
        <w:rPr>
          <w:rFonts w:ascii="Courier New" w:hAnsi="Courier New" w:cs="Courier New"/>
          <w:sz w:val="20"/>
          <w:szCs w:val="20"/>
        </w:rPr>
        <w:t>nstall</w:t>
      </w:r>
      <w:proofErr w:type="spellEnd"/>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HEALTH FACTORS entry AW500 PSA DISCUSSED WITH PAT is NEW,</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what do you want to do?</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Select one of the following:</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C         Create a new entry by copying to a new name</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I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Q         Quit the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         Skip, do not install this entry</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lastRenderedPageBreak/>
        <w:t xml:space="preserve">Enter response: I// </w:t>
      </w:r>
      <w:proofErr w:type="spellStart"/>
      <w:r w:rsidRPr="005E0F19">
        <w:rPr>
          <w:rFonts w:ascii="Courier New" w:hAnsi="Courier New" w:cs="Courier New"/>
          <w:sz w:val="20"/>
          <w:szCs w:val="20"/>
        </w:rPr>
        <w:t>nstall</w:t>
      </w:r>
      <w:proofErr w:type="spellEnd"/>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HEALTH FACTORS entry AW500 PSA RADIATION ONCOLOGY CSLT is NEW,</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what do you want to do?</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Select one of the following:</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C         Create a new entry by copying to a new name</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I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Q         Quit the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         Skip, do not install this entry</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Enter response: I// </w:t>
      </w:r>
      <w:proofErr w:type="spellStart"/>
      <w:r w:rsidRPr="005E0F19">
        <w:rPr>
          <w:rFonts w:ascii="Courier New" w:hAnsi="Courier New" w:cs="Courier New"/>
          <w:sz w:val="20"/>
          <w:szCs w:val="20"/>
        </w:rPr>
        <w:t>nstall</w:t>
      </w:r>
      <w:proofErr w:type="spellEnd"/>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HEALTH FACTORS entry AW500 PSA SULFAMETHOXAZOLE/TRIMETH is NEW,</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what do you want to do?</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Select one of the following:</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C         Create a new entry by copying to a new name</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I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Q         Quit the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         Skip, do not install this entry</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Enter response: I// </w:t>
      </w:r>
      <w:proofErr w:type="spellStart"/>
      <w:r w:rsidRPr="005E0F19">
        <w:rPr>
          <w:rFonts w:ascii="Courier New" w:hAnsi="Courier New" w:cs="Courier New"/>
          <w:sz w:val="20"/>
          <w:szCs w:val="20"/>
        </w:rPr>
        <w:t>nstall</w:t>
      </w:r>
      <w:proofErr w:type="spellEnd"/>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HEALTH FACTORS entry AW500 PSA REORDER PSA is NEW,</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what do you want to do?</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Select one of the following:</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C         Create a new entry by copying to a new name</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I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Q         Quit the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         Skip, do not install this entry</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Enter response: I// </w:t>
      </w:r>
      <w:proofErr w:type="spellStart"/>
      <w:r w:rsidRPr="005E0F19">
        <w:rPr>
          <w:rFonts w:ascii="Courier New" w:hAnsi="Courier New" w:cs="Courier New"/>
          <w:sz w:val="20"/>
          <w:szCs w:val="20"/>
        </w:rPr>
        <w:t>nstall</w:t>
      </w:r>
      <w:proofErr w:type="spellEnd"/>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lastRenderedPageBreak/>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HEALTH FACTORS entry AW500 PSA ORDER CIPROFLOACIN is NEW,</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what do you want to do?</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Select one of the following:</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C         Create a new entry by copying to a new name</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I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Q         Quit the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         Skip, do not install this entry</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Enter response: I// </w:t>
      </w:r>
      <w:proofErr w:type="spellStart"/>
      <w:r w:rsidRPr="005E0F19">
        <w:rPr>
          <w:rFonts w:ascii="Courier New" w:hAnsi="Courier New" w:cs="Courier New"/>
          <w:sz w:val="20"/>
          <w:szCs w:val="20"/>
        </w:rPr>
        <w:t>nstall</w:t>
      </w:r>
      <w:proofErr w:type="spellEnd"/>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HEALTH FACTORS entry AW500 PSA ORDER URINALYSIS is NEW,</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what do you want to do?</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Select one of the following:</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C         Create a new entry by copying to a new name</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I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Q         Quit the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         Skip, do not install this entry</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Enter response: I// </w:t>
      </w:r>
      <w:proofErr w:type="spellStart"/>
      <w:r w:rsidRPr="005E0F19">
        <w:rPr>
          <w:rFonts w:ascii="Courier New" w:hAnsi="Courier New" w:cs="Courier New"/>
          <w:sz w:val="20"/>
          <w:szCs w:val="20"/>
        </w:rPr>
        <w:t>nstall</w:t>
      </w:r>
      <w:proofErr w:type="spellEnd"/>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HEALTH FACTORS entry AW500 PSA ORDER URINE CULTURE is NEW,</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what do you want to do?</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Select one of the following:</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C         Create a new entry by copying to a new name</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I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Q         Quit the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         Skip, do not install this entry</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Enter response: I// </w:t>
      </w:r>
      <w:proofErr w:type="spellStart"/>
      <w:r w:rsidRPr="005E0F19">
        <w:rPr>
          <w:rFonts w:ascii="Courier New" w:hAnsi="Courier New" w:cs="Courier New"/>
          <w:sz w:val="20"/>
          <w:szCs w:val="20"/>
        </w:rPr>
        <w:t>nstall</w:t>
      </w:r>
      <w:proofErr w:type="spellEnd"/>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lastRenderedPageBreak/>
        <w:t>HEALTH FACTORS entry AW500 PSA ORDER UROLOGY CONSULT is NEW,</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what do you want to do?</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Select one of the following:</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C         Create a new entry by copying to a new name</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I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Q         Quit the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         Skip, do not install this entry</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Enter response: I// </w:t>
      </w:r>
      <w:proofErr w:type="spellStart"/>
      <w:r w:rsidRPr="005E0F19">
        <w:rPr>
          <w:rFonts w:ascii="Courier New" w:hAnsi="Courier New" w:cs="Courier New"/>
          <w:sz w:val="20"/>
          <w:szCs w:val="20"/>
        </w:rPr>
        <w:t>nstall</w:t>
      </w:r>
      <w:proofErr w:type="spellEnd"/>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EE20B1" w:rsidRPr="00EE20B1" w:rsidRDefault="00EE20B1" w:rsidP="00EE20B1">
      <w:pPr>
        <w:spacing w:after="120"/>
        <w:ind w:left="720"/>
        <w:rPr>
          <w:rFonts w:ascii="Courier New" w:hAnsi="Courier New" w:cs="Courier New"/>
          <w:sz w:val="20"/>
          <w:szCs w:val="20"/>
        </w:rPr>
      </w:pPr>
      <w:proofErr w:type="spellStart"/>
      <w:r w:rsidRPr="00EE20B1">
        <w:rPr>
          <w:rFonts w:ascii="Courier New" w:hAnsi="Courier New" w:cs="Courier New"/>
          <w:sz w:val="20"/>
          <w:szCs w:val="20"/>
        </w:rPr>
        <w:t>ialog</w:t>
      </w:r>
      <w:proofErr w:type="spellEnd"/>
      <w:r w:rsidRPr="00EE20B1">
        <w:rPr>
          <w:rFonts w:ascii="Courier New" w:hAnsi="Courier New" w:cs="Courier New"/>
          <w:sz w:val="20"/>
          <w:szCs w:val="20"/>
        </w:rPr>
        <w:t xml:space="preserve"> Components             Nov 28, 2015@18:13:44          Page:    1 of    4</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Packed reminder dialog: AVEFA PSA</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Item  Seq. Dialog Findings                                      Type    Exists</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1    AVEFA PSA                            </w:t>
      </w:r>
      <w:r>
        <w:rPr>
          <w:rFonts w:ascii="Courier New" w:hAnsi="Courier New" w:cs="Courier New"/>
          <w:sz w:val="20"/>
          <w:szCs w:val="20"/>
        </w:rPr>
        <w:t xml:space="preserve">                   dialog      </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2   1 AVEFA PSA ORDERS GROUP              </w:t>
      </w:r>
      <w:r>
        <w:rPr>
          <w:rFonts w:ascii="Courier New" w:hAnsi="Courier New" w:cs="Courier New"/>
          <w:sz w:val="20"/>
          <w:szCs w:val="20"/>
        </w:rPr>
        <w:t xml:space="preserve">                    </w:t>
      </w:r>
      <w:proofErr w:type="spellStart"/>
      <w:r>
        <w:rPr>
          <w:rFonts w:ascii="Courier New" w:hAnsi="Courier New" w:cs="Courier New"/>
          <w:sz w:val="20"/>
          <w:szCs w:val="20"/>
        </w:rPr>
        <w:t>group</w:t>
      </w:r>
      <w:proofErr w:type="spellEnd"/>
      <w:r>
        <w:rPr>
          <w:rFonts w:ascii="Courier New" w:hAnsi="Courier New" w:cs="Courier New"/>
          <w:sz w:val="20"/>
          <w:szCs w:val="20"/>
        </w:rPr>
        <w:t xml:space="preserve">      </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Finding: *NONE*</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3   1..5 AW500 PSA REPEAT PSA                               element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Finding: VEFA PSA (ORDER DIALOG)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Add. Finding: AW500 PSA REORDER PSA (HEALTH FACTOR)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4   1.1 AW500 PSA ORDER UROLOGY CONSULT                     element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Finding: VEFA Urology Consult (ORDERABLE ITEM)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Add. Finding: AW500 PSA ORDER UROLOGY CONSULT (HEALTH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FACTOR)</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5   1.2 AW500 PSA ORDER URINE CULTURE                       element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Finding: VEFA Urine Culture and Susceptibility (ORDER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DIALOG)</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lastRenderedPageBreak/>
        <w:t xml:space="preserve">            Add. Finding: AW500 PSA ORDER URINE CULTURE (HEALTH FACTOR)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 Next Screen   - </w:t>
      </w:r>
      <w:proofErr w:type="spellStart"/>
      <w:r w:rsidRPr="00EE20B1">
        <w:rPr>
          <w:rFonts w:ascii="Courier New" w:hAnsi="Courier New" w:cs="Courier New"/>
          <w:sz w:val="20"/>
          <w:szCs w:val="20"/>
        </w:rPr>
        <w:t>Prev</w:t>
      </w:r>
      <w:proofErr w:type="spellEnd"/>
      <w:r w:rsidRPr="00EE20B1">
        <w:rPr>
          <w:rFonts w:ascii="Courier New" w:hAnsi="Courier New" w:cs="Courier New"/>
          <w:sz w:val="20"/>
          <w:szCs w:val="20"/>
        </w:rPr>
        <w:t xml:space="preserve"> Screen   ?? More Actions</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DD   Dialog Details       DT   Dialog Text          IS   Install Selected</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DF   Dialog Findings      DU   Dialog Usage         QU   Quit</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DS   Dialog Summary       IA   Install All</w:t>
      </w:r>
    </w:p>
    <w:p w:rsidR="00357BAC" w:rsidRPr="005E0F19"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Select Action: Next Screen//</w:t>
      </w:r>
      <w:r w:rsidR="00357BAC"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Dialog Components             Nov 28, 2015@18:14:55          Page:    2 of    4</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Packed reminder dialog: AVEFA PSA</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+Item  Seq. Dialog Findings                                      Type    Exists</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6   1.4 AW500 PSA ORDER URINALYSIS                          element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Finding: VEFA URINALYSIS (ORDERABLE ITEM)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Add. Finding: AW500 PSA ORDER URINALYSIS (HEALTH FACTOR)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7   1.5 AW500 PSA ORDER CIPRO                               element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Finding: VEFA CIPROFLOXACIN (ORDER DIALOG)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Add. Finding: AW500 PSA ORDER CIPROFLOACIN (HEALTH FACTOR)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8   1.6 AW500 PSA ORDER BACTRIM                             element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Finding: VEFA SULFAMETHOXAZOLE/TRIMETHOPRIM (ORDER DIALOG)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Add. Finding: AW500 PSA SULFAMETHOXAZOLE/TRIMETH (HEALTH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FACTOR)</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9   1.7 AW500 PSA RADIATION ONCOLOGY CSLT                   element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Finding: VEFA RADIATION ONCOLOGY CONSULT (ORDER DIALOG)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Add. Finding: AW500 PSA RADIATION ONCOLOGY CSLT (HEALTH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FACTOR)</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 Next Screen   - </w:t>
      </w:r>
      <w:proofErr w:type="spellStart"/>
      <w:r w:rsidRPr="00EE20B1">
        <w:rPr>
          <w:rFonts w:ascii="Courier New" w:hAnsi="Courier New" w:cs="Courier New"/>
          <w:sz w:val="20"/>
          <w:szCs w:val="20"/>
        </w:rPr>
        <w:t>Prev</w:t>
      </w:r>
      <w:proofErr w:type="spellEnd"/>
      <w:r w:rsidRPr="00EE20B1">
        <w:rPr>
          <w:rFonts w:ascii="Courier New" w:hAnsi="Courier New" w:cs="Courier New"/>
          <w:sz w:val="20"/>
          <w:szCs w:val="20"/>
        </w:rPr>
        <w:t xml:space="preserve"> Screen   ?? More Actions</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lastRenderedPageBreak/>
        <w:t>DD   Dialog Details       DT   Dialog Text          IS   Install Selected</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DF   Dialog Findings      DU   Dialog Usage         QU   Quit</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DS   Dialog Summary       IA   Install All</w:t>
      </w:r>
    </w:p>
    <w:p w:rsidR="00357BAC"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Select Action: Next Screen//</w:t>
      </w:r>
      <w:r w:rsidR="00357BAC" w:rsidRPr="005E0F19">
        <w:rPr>
          <w:rFonts w:ascii="Courier New" w:hAnsi="Courier New" w:cs="Courier New"/>
          <w:sz w:val="20"/>
          <w:szCs w:val="20"/>
        </w:rPr>
        <w:t xml:space="preserve"> </w:t>
      </w:r>
    </w:p>
    <w:p w:rsidR="00EE20B1" w:rsidRDefault="00EE20B1" w:rsidP="00EE20B1">
      <w:pPr>
        <w:spacing w:after="120"/>
        <w:ind w:left="720"/>
        <w:rPr>
          <w:rFonts w:ascii="Courier New" w:hAnsi="Courier New" w:cs="Courier New"/>
          <w:sz w:val="20"/>
          <w:szCs w:val="20"/>
        </w:rPr>
      </w:pP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Dialog Components             Nov 28, 2015@18:15:37          Page:    3 of    4</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Packed reminder dialog: AVEFA PSA</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+Item  Seq. Dialog Findings                                      Type    Exists</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10   2 AVEFA PSA OTHER FOLLOW-UP GROUP     </w:t>
      </w:r>
      <w:r>
        <w:rPr>
          <w:rFonts w:ascii="Courier New" w:hAnsi="Courier New" w:cs="Courier New"/>
          <w:sz w:val="20"/>
          <w:szCs w:val="20"/>
        </w:rPr>
        <w:t xml:space="preserve">                    </w:t>
      </w:r>
      <w:proofErr w:type="spellStart"/>
      <w:r>
        <w:rPr>
          <w:rFonts w:ascii="Courier New" w:hAnsi="Courier New" w:cs="Courier New"/>
          <w:sz w:val="20"/>
          <w:szCs w:val="20"/>
        </w:rPr>
        <w:t>group</w:t>
      </w:r>
      <w:proofErr w:type="spellEnd"/>
      <w:r>
        <w:rPr>
          <w:rFonts w:ascii="Courier New" w:hAnsi="Courier New" w:cs="Courier New"/>
          <w:sz w:val="20"/>
          <w:szCs w:val="20"/>
        </w:rPr>
        <w:t xml:space="preserve">      </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Finding: *NONE*</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11   2.1 AW500 PSA DISCUSSED WITH PAT                        element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Add. Finding: AW500 PSA DISCUSSED WITH PAT (HEALTH FACTOR)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12   2.2 AW500 PSA REFER TO ANOTHER VA PROV                  element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Add. Finding: AW500 PSA REFER TO ANOTHER VA PROVIDER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(HEALTH FACTOR)</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13   2.3 AW500 PSA FOLLOWUP                                  element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Add. Finding: AW500 PSA FOLLOWUP (HEALTH FACTOR)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14   2.4 AW500 PSA LIMITED LIFE                              element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Add. Finding: AW500 PSA LIMITED LIFE (HEALTH FACTOR)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15   2.5 AW500 PSA PAT NO LONGER IN CARE                     element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Add. Finding: AW500 PSA PAT NO LONGER IN CARE (HEALTH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FACTOR)</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16   2.6 AW500 PSA PAT OPTED NO TREAT                        element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 Next Screen   - </w:t>
      </w:r>
      <w:proofErr w:type="spellStart"/>
      <w:r w:rsidRPr="00EE20B1">
        <w:rPr>
          <w:rFonts w:ascii="Courier New" w:hAnsi="Courier New" w:cs="Courier New"/>
          <w:sz w:val="20"/>
          <w:szCs w:val="20"/>
        </w:rPr>
        <w:t>Prev</w:t>
      </w:r>
      <w:proofErr w:type="spellEnd"/>
      <w:r w:rsidRPr="00EE20B1">
        <w:rPr>
          <w:rFonts w:ascii="Courier New" w:hAnsi="Courier New" w:cs="Courier New"/>
          <w:sz w:val="20"/>
          <w:szCs w:val="20"/>
        </w:rPr>
        <w:t xml:space="preserve"> Screen   ?? More Actions</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DD   Dialog Details       DT   Dialog Text          IS   Install Selected</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DF   Dialog Findings      DU   Dialog Usage         QU   Quit</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lastRenderedPageBreak/>
        <w:t>DS   Dialog Summary       IA   Install All</w:t>
      </w:r>
    </w:p>
    <w:p w:rsidR="00EE20B1" w:rsidRPr="005E0F19"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Select Action: Next Screen//</w:t>
      </w:r>
    </w:p>
    <w:p w:rsidR="00EE20B1" w:rsidRDefault="00EE20B1" w:rsidP="00357BAC">
      <w:pPr>
        <w:spacing w:after="120"/>
        <w:ind w:left="720"/>
        <w:rPr>
          <w:rFonts w:ascii="Courier New" w:hAnsi="Courier New" w:cs="Courier New"/>
          <w:sz w:val="20"/>
          <w:szCs w:val="20"/>
        </w:rPr>
      </w:pPr>
    </w:p>
    <w:p w:rsidR="00EE20B1" w:rsidRPr="00EE20B1" w:rsidRDefault="00EE20B1" w:rsidP="00EE20B1">
      <w:pPr>
        <w:spacing w:after="120"/>
        <w:ind w:left="720"/>
        <w:rPr>
          <w:rFonts w:ascii="Courier New" w:hAnsi="Courier New" w:cs="Courier New"/>
          <w:sz w:val="20"/>
          <w:szCs w:val="20"/>
        </w:rPr>
      </w:pPr>
      <w:proofErr w:type="spellStart"/>
      <w:r w:rsidRPr="00EE20B1">
        <w:rPr>
          <w:rFonts w:ascii="Courier New" w:hAnsi="Courier New" w:cs="Courier New"/>
          <w:sz w:val="20"/>
          <w:szCs w:val="20"/>
        </w:rPr>
        <w:t>ialog</w:t>
      </w:r>
      <w:proofErr w:type="spellEnd"/>
      <w:r w:rsidRPr="00EE20B1">
        <w:rPr>
          <w:rFonts w:ascii="Courier New" w:hAnsi="Courier New" w:cs="Courier New"/>
          <w:sz w:val="20"/>
          <w:szCs w:val="20"/>
        </w:rPr>
        <w:t xml:space="preserve"> Components             Nov 28, 2015@18:16:15          Page:    4 of    4</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Packed reminder dialog: AVEFA PSA</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+Item  Seq. Dialog Findings                                      Type    Exists</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Add. Finding: AW500 PSA PAT OPTED NO TREATMENT (HEALTH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FACTOR)</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17   3 AVEFA PSA OTHER FOLLOWUP COMMENTS GROUP                 </w:t>
      </w:r>
      <w:proofErr w:type="spellStart"/>
      <w:r w:rsidRPr="00EE20B1">
        <w:rPr>
          <w:rFonts w:ascii="Courier New" w:hAnsi="Courier New" w:cs="Courier New"/>
          <w:sz w:val="20"/>
          <w:szCs w:val="20"/>
        </w:rPr>
        <w:t>group</w:t>
      </w:r>
      <w:proofErr w:type="spellEnd"/>
      <w:r w:rsidRPr="00EE20B1">
        <w:rPr>
          <w:rFonts w:ascii="Courier New" w:hAnsi="Courier New" w:cs="Courier New"/>
          <w:sz w:val="20"/>
          <w:szCs w:val="20"/>
        </w:rPr>
        <w:t xml:space="preserve">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Finding: *NONE*</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18   3.1 AW500 PSA OTHER FOLLOW-UP COMMENTS                  element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Add. Finding: AW500 PSA OTHER FOLLOW-UP COMMENTS (HEALTH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FACTOR)</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19   PXRM COMMENT                                             prompt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 Next Screen   - </w:t>
      </w:r>
      <w:proofErr w:type="spellStart"/>
      <w:r w:rsidRPr="00EE20B1">
        <w:rPr>
          <w:rFonts w:ascii="Courier New" w:hAnsi="Courier New" w:cs="Courier New"/>
          <w:sz w:val="20"/>
          <w:szCs w:val="20"/>
        </w:rPr>
        <w:t>Prev</w:t>
      </w:r>
      <w:proofErr w:type="spellEnd"/>
      <w:r w:rsidRPr="00EE20B1">
        <w:rPr>
          <w:rFonts w:ascii="Courier New" w:hAnsi="Courier New" w:cs="Courier New"/>
          <w:sz w:val="20"/>
          <w:szCs w:val="20"/>
        </w:rPr>
        <w:t xml:space="preserve"> Screen   ?? More Actions</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DD   Dialog Details       DT   Dialog Text          IS   Install Selected</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DF   Dialog Findings      DU   Dialog Usage         QU   Quit</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DS   Dialog Summary       IA   Install All</w:t>
      </w:r>
    </w:p>
    <w:p w:rsid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Select Action: Quit//</w:t>
      </w:r>
      <w:r>
        <w:rPr>
          <w:rFonts w:ascii="Courier New" w:hAnsi="Courier New" w:cs="Courier New"/>
          <w:sz w:val="20"/>
          <w:szCs w:val="20"/>
        </w:rPr>
        <w:t>IA</w:t>
      </w:r>
    </w:p>
    <w:p w:rsidR="00EE20B1" w:rsidRDefault="00EE20B1" w:rsidP="00EE20B1">
      <w:pPr>
        <w:spacing w:after="120"/>
        <w:ind w:left="720"/>
        <w:rPr>
          <w:rFonts w:ascii="Courier New" w:hAnsi="Courier New" w:cs="Courier New"/>
          <w:sz w:val="20"/>
          <w:szCs w:val="20"/>
        </w:rPr>
      </w:pPr>
    </w:p>
    <w:p w:rsidR="00EE20B1" w:rsidRPr="00EE20B1" w:rsidRDefault="00EE20B1" w:rsidP="00EE20B1">
      <w:pPr>
        <w:spacing w:after="120"/>
        <w:ind w:left="720"/>
        <w:rPr>
          <w:rFonts w:ascii="Courier New" w:hAnsi="Courier New" w:cs="Courier New"/>
          <w:sz w:val="20"/>
          <w:szCs w:val="20"/>
        </w:rPr>
      </w:pPr>
      <w:proofErr w:type="spellStart"/>
      <w:r w:rsidRPr="00EE20B1">
        <w:rPr>
          <w:rFonts w:ascii="Courier New" w:hAnsi="Courier New" w:cs="Courier New"/>
          <w:sz w:val="20"/>
          <w:szCs w:val="20"/>
        </w:rPr>
        <w:t>ll</w:t>
      </w:r>
      <w:proofErr w:type="spellEnd"/>
      <w:r w:rsidRPr="00EE20B1">
        <w:rPr>
          <w:rFonts w:ascii="Courier New" w:hAnsi="Courier New" w:cs="Courier New"/>
          <w:sz w:val="20"/>
          <w:szCs w:val="20"/>
        </w:rPr>
        <w:t xml:space="preserve"> dialog components for AVEFA PSA already exist.</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Components not used by any other dialogs.</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w:t>
      </w:r>
    </w:p>
    <w:p w:rsid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lastRenderedPageBreak/>
        <w:t>Install reminder dialog and all components with no further changes: Y//</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Dialog Components             Nov 24, 2014@15:16:02          Page:    1 of    4</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Packed reminder dialog: AVEFA PSA</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Item  Seq. Dialog Findings                                      Type    Exists</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1    AVEFA PSA                                               dialog      X</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2   1 AVEFA PSA ORDERS GROUP                                  </w:t>
      </w:r>
      <w:proofErr w:type="spellStart"/>
      <w:r w:rsidRPr="005E0F19">
        <w:rPr>
          <w:rFonts w:ascii="Courier New" w:hAnsi="Courier New" w:cs="Courier New"/>
          <w:sz w:val="20"/>
          <w:szCs w:val="20"/>
        </w:rPr>
        <w:t>group</w:t>
      </w:r>
      <w:proofErr w:type="spellEnd"/>
      <w:r w:rsidRPr="005E0F19">
        <w:rPr>
          <w:rFonts w:ascii="Courier New" w:hAnsi="Courier New" w:cs="Courier New"/>
          <w:sz w:val="20"/>
          <w:szCs w:val="20"/>
        </w:rPr>
        <w:t xml:space="preserve">      X</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Finding: *NONE*</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3   1..5 AW500 PSA REPEAT PSA                               element      X</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Finding: VEFA PSA (ORDER DIALOG)                                X</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Add. Finding: AW500 PSA REORDER PSA (HEALTH FACTOR)             X</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4   1.1 AW500 PSA ORDER UROLOGY CONSULT                     element      X</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Finding: VEFA Urology Consult (ORDERABLE ITEM)                  X</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Add. Finding: AW500 PSA ORDER UROLOGY CONSULT (HEALTH           X</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FACTOR)</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5   1.2 AW500 PSA ORDER URINE CULTURE                       element      X</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Finding: VEFA Urine Culture and Susceptibility (ORDER           X</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DIALOG)</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Add. Finding: AW500 PSA ORDER URINE CULTURE (HEALTH FACTOR)     X</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 Next Screen   - </w:t>
      </w:r>
      <w:proofErr w:type="spellStart"/>
      <w:r w:rsidRPr="005E0F19">
        <w:rPr>
          <w:rFonts w:ascii="Courier New" w:hAnsi="Courier New" w:cs="Courier New"/>
          <w:sz w:val="20"/>
          <w:szCs w:val="20"/>
        </w:rPr>
        <w:t>Prev</w:t>
      </w:r>
      <w:proofErr w:type="spellEnd"/>
      <w:r w:rsidRPr="005E0F19">
        <w:rPr>
          <w:rFonts w:ascii="Courier New" w:hAnsi="Courier New" w:cs="Courier New"/>
          <w:sz w:val="20"/>
          <w:szCs w:val="20"/>
        </w:rPr>
        <w:t xml:space="preserve"> Screen   ?? More Actions</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DD   Dialog Details       DT   Dialog Text          IS   Install Selected</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DF   Dialog Findings      DU   Dialog Usage         QU   Quit</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DS   Dialog Summary       IA   Install All</w:t>
      </w:r>
    </w:p>
    <w:p w:rsidR="00357BAC"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Select Action: Next Screen//</w:t>
      </w:r>
      <w:r>
        <w:rPr>
          <w:rFonts w:ascii="Courier New" w:hAnsi="Courier New" w:cs="Courier New"/>
          <w:sz w:val="20"/>
          <w:szCs w:val="20"/>
        </w:rPr>
        <w:t>Q</w:t>
      </w:r>
    </w:p>
    <w:p w:rsidR="00ED7E82" w:rsidRDefault="00ED7E82" w:rsidP="00357BAC">
      <w:pPr>
        <w:spacing w:after="120"/>
        <w:ind w:left="720"/>
        <w:rPr>
          <w:rFonts w:ascii="Courier New" w:hAnsi="Courier New" w:cs="Courier New"/>
          <w:sz w:val="20"/>
          <w:szCs w:val="20"/>
        </w:rPr>
      </w:pP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lastRenderedPageBreak/>
        <w:t>Exchange File Components      Nov 28, 2015@18:19:19          Page:    9 of    9</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xml:space="preserve"> </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xml:space="preserve"> </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Component                                             Category     Exists</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xml:space="preserve">   6  AW500 PSA FOLLOWUP                                                   X</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xml:space="preserve">   7  AW500 PSA REFER TO ANOTHER VA PROVIDER                               X</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xml:space="preserve">   8  AW500 PSA DISCUSSED WITH PAT                                         X</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xml:space="preserve">   9  AW500 PSA RADIATION ONCOLOGY CSLT                                    X</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xml:space="preserve">  10  AW500 PSA SULFAMETHOXAZOLE/TRIMETH                                   X</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xml:space="preserve">  11  AW500 PSA REORDER PSA                                                X</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xml:space="preserve">  12  AW500 PSA ORDER CIPROFLOACIN                                         X</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xml:space="preserve">  13  AW500 PSA ORDER URINALYSIS                                           X</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xml:space="preserve">  14  AW500 PSA ORDER URINE CULTURE                                        X</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xml:space="preserve">  15  AW500 PSA ORDER UROLOGY CONSULT                                      X</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xml:space="preserve"> </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REMINDER DIALOG</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xml:space="preserve">  16  AVEFA PSA                                                            X</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xml:space="preserve"> </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xml:space="preserve"> </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xml:space="preserve"> </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xml:space="preserve">          + Next Screen   - </w:t>
      </w:r>
      <w:proofErr w:type="spellStart"/>
      <w:r w:rsidRPr="004E4DD5">
        <w:rPr>
          <w:rFonts w:ascii="Courier New" w:hAnsi="Courier New" w:cs="Courier New"/>
          <w:sz w:val="20"/>
          <w:szCs w:val="20"/>
        </w:rPr>
        <w:t>Prev</w:t>
      </w:r>
      <w:proofErr w:type="spellEnd"/>
      <w:r w:rsidRPr="004E4DD5">
        <w:rPr>
          <w:rFonts w:ascii="Courier New" w:hAnsi="Courier New" w:cs="Courier New"/>
          <w:sz w:val="20"/>
          <w:szCs w:val="20"/>
        </w:rPr>
        <w:t xml:space="preserve"> Screen   ?? More Actions                    &gt;&gt;&gt;</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IA   Install all Components             IS   Install Selected Component</w:t>
      </w:r>
    </w:p>
    <w:p w:rsid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Select Action: Quit//</w:t>
      </w:r>
      <w:r w:rsidR="00C3663E">
        <w:rPr>
          <w:rFonts w:ascii="Courier New" w:hAnsi="Courier New" w:cs="Courier New"/>
          <w:sz w:val="20"/>
          <w:szCs w:val="20"/>
        </w:rPr>
        <w:t>Q</w:t>
      </w:r>
    </w:p>
    <w:p w:rsidR="00ED7E82" w:rsidRPr="00567FB4" w:rsidRDefault="00ED7E82" w:rsidP="00ED7E82">
      <w:pPr>
        <w:spacing w:after="120"/>
        <w:ind w:left="720"/>
        <w:rPr>
          <w:rFonts w:ascii="Courier New" w:hAnsi="Courier New" w:cs="Courier New"/>
          <w:sz w:val="20"/>
          <w:szCs w:val="20"/>
        </w:rPr>
      </w:pPr>
    </w:p>
    <w:p w:rsidR="00ED7E82" w:rsidRPr="00ED7E82" w:rsidRDefault="00ED7E82" w:rsidP="00ED7E82">
      <w:pPr>
        <w:pStyle w:val="ListParagraph"/>
        <w:numPr>
          <w:ilvl w:val="0"/>
          <w:numId w:val="46"/>
        </w:numPr>
        <w:spacing w:after="120"/>
        <w:rPr>
          <w:b/>
        </w:rPr>
      </w:pPr>
      <w:r w:rsidRPr="00ED7E82">
        <w:rPr>
          <w:b/>
        </w:rPr>
        <w:t>Change the status of Reminder Dialogs from a “Disabled’ to an “Active” state</w:t>
      </w:r>
    </w:p>
    <w:p w:rsidR="00ED7E82" w:rsidRDefault="00ED7E82" w:rsidP="00ED7E82">
      <w:pPr>
        <w:pStyle w:val="ListParagraph"/>
        <w:spacing w:after="120"/>
        <w:rPr>
          <w:rFonts w:ascii="Courier New" w:hAnsi="Courier New" w:cs="Courier New"/>
          <w:b/>
          <w:sz w:val="20"/>
          <w:szCs w:val="20"/>
        </w:rPr>
      </w:pP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D ^XQ1</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PXRM DIALOG MANAGEMENT     Reminder Dialog Management</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lastRenderedPageBreak/>
        <w:t xml:space="preserve">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DP     Dialog Parameters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DI     Reminder Dialogs</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DR     Dialog Reports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IA     Inactive Codes Mail Message</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You have PENDING ALERTS</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Enter  "VA to jump to VIEW ALERTS option</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Select Reminder Dialog Management &lt;TEST ACCOUNT&gt; Option: DI  Reminder Dialogs</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Dialog List                   May 13, 2015@10:57:15          Page:    1 of   14</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REMINDER VIEW (ALL REMINDERS BY NAME)</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Item Reminder Name                      Linked Dialog Name &amp; Dialog Status</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1  ARD 00 ANTICOAGULATION AFIB</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2  BL PCLC NEEDED</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3  BL PHQ9 NEEDED                     UPDATE PHQ2 INFO TEXT         Disabled</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4  BL SUICIDE RISK NEEDED</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5  CHF OUTPATIENT EDUCATION</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6  CRD 00 ANTICOAG FOR AFIB</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7  CRD ANTICOAG FOR AFIB</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8  DIABETES - RETINAL EXAM            PH DIABETIC RETINAL EXAM</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9  DIABETES CREATININE</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10  DIABETES HBA1C</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11  DIABETES URINALYSIS</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12  EVALUATION OF + DEPRESSION SCREEN  EVALUATION OF + DEPRESSION    Disabled</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13  EVALUATION OF + PTSD SCREEN        EVALUATION OF + PTSD SCREEN   Disabled</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14  HEP C - DZ &amp; TRANSMISSION EDUCATIO</w:t>
      </w:r>
    </w:p>
    <w:p w:rsidR="00ED7E82" w:rsidRPr="00F365B0" w:rsidRDefault="00ED7E82" w:rsidP="00ED7E82">
      <w:pPr>
        <w:pStyle w:val="ListParagraph"/>
        <w:spacing w:after="120"/>
        <w:rPr>
          <w:rFonts w:ascii="Courier New" w:hAnsi="Courier New" w:cs="Courier New"/>
          <w:sz w:val="20"/>
          <w:szCs w:val="20"/>
        </w:rPr>
      </w:pP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         Enter ?? for more actions                                          &gt;&gt;&gt;</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AD   Add Reminder Dialog  PT   List/Print All       QU   Quit</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CV   Change View          RN   Name/Print Name</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Select Item: Next Screen//CV</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w:t>
      </w:r>
    </w:p>
    <w:p w:rsidR="00ED7E82" w:rsidRPr="00F365B0" w:rsidRDefault="00ED7E82" w:rsidP="00ED7E82">
      <w:pPr>
        <w:pStyle w:val="ListParagraph"/>
        <w:spacing w:after="120"/>
        <w:rPr>
          <w:rFonts w:ascii="Courier New" w:hAnsi="Courier New" w:cs="Courier New"/>
          <w:sz w:val="20"/>
          <w:szCs w:val="20"/>
        </w:rPr>
      </w:pP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Enter ?? for more actions</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D         Reminder Dialog</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R         Reminders</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RG        Result Group (Mental Health)</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RE        Result Element (Mental Health)</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TYPE OF VIEW: R// D  Reminder Dialogs</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Dialog List                   May 13, 2015@11:22:25          Page:    1 of    6</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lastRenderedPageBreak/>
        <w:t>DIALOG VIEW (REMINDER DIALOGS - SOURCE REMINDER NAME)</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Item Reminder Dialog Name                    Source Reminder           Status</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1  ARD 227H ANTICOAGULATION FOR AFIB       ARD 00 ANTICOAGULATION AF</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2  AVEFA ABNORMAL CXR    &lt;---AWARE Reminder Dialog             *NONE*</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3  AVEFA ABNORMAL MAMMOGRAM  &lt;---AWARE Reminder Dialog         *NONE*</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4  AVEFA FOBT-FIT   &lt;----AWARE Reminder Dialog                 *NONE*</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5  AVEFA PSA      &lt;----- AWARE Reminder Dialog                 *NONE*</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6  CRD ANTICOAG AFIB/FLUTTER               ARD 00 ANTICOAGULATION AF</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7  EMPLOYEE PPD - &gt;13MONTHS                *NONE*</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8  EVALUATION OF + DEPRESSION SCREEN       EVALUATION OF + DEPRESSIO Disabled</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9  EVALUATION OF + PTSD SCREEN             EVALUATION OF + PTSD SCRE Disabled</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10  HEP C - EVALUATION FOR TREATMENT        HEP C - EVALUATION FOR TR Linked</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11  HEP C RISK FACTOR SCREENING             HEP C RISK FACTOR SCREENI Linked</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12  HEP C TESTING FOR AT RISK PT            HEP C TESTING FOR AT RISK Linked</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13  HIV RPR                                 *NONE*                    Disabled</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14  HTN AND BP&gt;140 OR &gt;90                   HTN AND BP&gt;140 OR &gt;90     Linked</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Enter ?? for more actions                                          &gt;&gt;&gt;</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AD   Add Reminder Dialog  PT   List/Print All       QU   Quit</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CV   Change View          RN   Name/Print Name</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Select Item: Next Screen//</w:t>
      </w:r>
    </w:p>
    <w:p w:rsidR="00ED7E82" w:rsidRPr="00F365B0" w:rsidRDefault="00ED7E82" w:rsidP="00ED7E82">
      <w:pPr>
        <w:pStyle w:val="ListParagraph"/>
        <w:spacing w:after="120"/>
        <w:rPr>
          <w:rFonts w:ascii="Courier New" w:hAnsi="Courier New" w:cs="Courier New"/>
          <w:sz w:val="20"/>
          <w:szCs w:val="20"/>
        </w:rPr>
      </w:pP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Dialog List                   Nov 28, 2015@18:21:51          Page:    1 of    6</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DIALOG VIEW (REMINDER DIALOGS - SOURCE REMINDER NAME)</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Item Reminder Dialog Name                    Source Reminder           Status</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1  ARD 227H ANTICOAGULATION FOR AFIB       ARD 00 ANTICOAGULATION AF</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2  AVEFA ABNORMAL CXR                      *NONE*                    Disabled</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3  AVEFA ABNORMAL MAMMOGRAM                *NONE*                    Disabled</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4  AVEFA FOBT-FIT                          *NONE*                    Disabled</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5  AVEFA PSA                               *NONE*                    Disabled</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6  CRD ANTICOAG AFIB/FLUTTER               ARD 00 ANTICOAGULATION AF</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7  EMPLOYEE PPD - &gt;13MONTHS                *NONE*</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8  EVALUATION OF + DEPRESSION SCREEN       EVALUATION OF + DEPRESSIO Disabled</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lastRenderedPageBreak/>
        <w:t xml:space="preserve">   9  EVALUATION OF + PTSD SCREEN             EVALUATION OF + PTSD SCRE Disabled</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10  HEP C - EVALUATION FOR TREATMENT        HEP C - EVALUATION FOR TR Linked</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11  HEP C RISK FACTOR SCREENING             HEP C RISK FACTOR SCREENI Linked</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12  HEP C TESTING FOR AT RISK PT            HEP C TESTING FOR AT RISK Linked</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13  HIV RPR                                 *NONE*                    Disabled</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14  HTN AND BP&gt;140 OR &gt;90                   HTN AND BP&gt;140 OR &gt;90     Linked</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 Next Screen   - </w:t>
      </w:r>
      <w:proofErr w:type="spellStart"/>
      <w:r w:rsidRPr="00C3663E">
        <w:rPr>
          <w:rFonts w:ascii="Courier New" w:hAnsi="Courier New" w:cs="Courier New"/>
          <w:sz w:val="20"/>
          <w:szCs w:val="20"/>
        </w:rPr>
        <w:t>Prev</w:t>
      </w:r>
      <w:proofErr w:type="spellEnd"/>
      <w:r w:rsidRPr="00C3663E">
        <w:rPr>
          <w:rFonts w:ascii="Courier New" w:hAnsi="Courier New" w:cs="Courier New"/>
          <w:sz w:val="20"/>
          <w:szCs w:val="20"/>
        </w:rPr>
        <w:t xml:space="preserve"> Screen   ?? More Actions                    &gt;&gt;&gt;</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AD   Add Reminder Dialog  PT   List/Print All       QU   Quit</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CV   Change View          RN   Name/Print Name</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Select Item: Next Screen// 5</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lastRenderedPageBreak/>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Dialog Edit List              Nov 28, 2015@18:22:02          Page:    1 of    3</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REMINDER DIALOG NAME: AVEFA PSA (Disabled)</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Item  Seq.    Dialog Summary</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1   1   Group: AVEFA PSA ORDERS GROUP</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2   1..5   Element: AW500 PSA REPEAT PSA</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3   1.1    Element: AW500 PSA ORDER UROLOGY CONSULT</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4   1.2    Element: AW500 PSA ORDER URINE CULTURE</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5   1.4    Element: AW500 PSA ORDER URINALYSIS</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6   1.5    Element: AW500 PSA ORDER CIPRO</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7   1.6    Element: AW500 PSA ORDER BACTRIM</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8   1.7    Element: AW500 PSA RADIATION ONCOLOGY CSLT</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 Next Screen   - </w:t>
      </w:r>
      <w:proofErr w:type="spellStart"/>
      <w:r w:rsidRPr="00C3663E">
        <w:rPr>
          <w:rFonts w:ascii="Courier New" w:hAnsi="Courier New" w:cs="Courier New"/>
          <w:sz w:val="20"/>
          <w:szCs w:val="20"/>
        </w:rPr>
        <w:t>Prev</w:t>
      </w:r>
      <w:proofErr w:type="spellEnd"/>
      <w:r w:rsidRPr="00C3663E">
        <w:rPr>
          <w:rFonts w:ascii="Courier New" w:hAnsi="Courier New" w:cs="Courier New"/>
          <w:sz w:val="20"/>
          <w:szCs w:val="20"/>
        </w:rPr>
        <w:t xml:space="preserve"> Screen   ?? More Actions                    &gt;&gt;&gt;</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DD   Detailed Display     DT   Dialog Text</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DP   Progress Note Text   ED   Edit/Delete Dialog</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lastRenderedPageBreak/>
        <w:t>Select Item: Next Screen// ED   Edit/Delete Dialog</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NAME: AVEFA PSA//</w:t>
      </w:r>
    </w:p>
    <w:p w:rsidR="00ED7E82" w:rsidRPr="00F365B0" w:rsidRDefault="00C3663E" w:rsidP="00ED7E82">
      <w:pPr>
        <w:pStyle w:val="ListParagraph"/>
        <w:spacing w:after="120"/>
        <w:rPr>
          <w:rFonts w:ascii="Courier New" w:hAnsi="Courier New" w:cs="Courier New"/>
          <w:sz w:val="20"/>
          <w:szCs w:val="20"/>
        </w:rPr>
      </w:pPr>
      <w:r w:rsidRPr="00C3663E">
        <w:rPr>
          <w:rFonts w:ascii="Courier New" w:hAnsi="Courier New" w:cs="Courier New"/>
          <w:sz w:val="20"/>
          <w:szCs w:val="20"/>
        </w:rPr>
        <w:t>DISABLE: DISABLE AND SEND MESSAGE// @</w:t>
      </w:r>
      <w:r w:rsidRPr="00C3663E" w:rsidDel="00C3663E">
        <w:rPr>
          <w:rFonts w:ascii="Courier New" w:hAnsi="Courier New" w:cs="Courier New"/>
          <w:sz w:val="20"/>
          <w:szCs w:val="20"/>
        </w:rPr>
        <w:t xml:space="preserve"> </w:t>
      </w:r>
      <w:r w:rsidR="00ED7E82" w:rsidRPr="00F365B0">
        <w:rPr>
          <w:rFonts w:ascii="Courier New" w:hAnsi="Courier New" w:cs="Courier New"/>
          <w:sz w:val="20"/>
          <w:szCs w:val="20"/>
        </w:rPr>
        <w:t>CLASS: LOCAL//</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SURE YOU WANT TO DELETE? Y  (Yes)</w:t>
      </w:r>
    </w:p>
    <w:p w:rsidR="00ED7E82" w:rsidRPr="00F365B0"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CLASS: LOCAL//</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SPONSOR:</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REVIEW DATE:</w:t>
      </w:r>
    </w:p>
    <w:p w:rsidR="00ED7E82" w:rsidRPr="00F365B0" w:rsidRDefault="00ED7E82" w:rsidP="00ED7E82">
      <w:pPr>
        <w:pStyle w:val="ListParagraph"/>
        <w:spacing w:after="120"/>
        <w:rPr>
          <w:rFonts w:ascii="Courier New" w:hAnsi="Courier New" w:cs="Courier New"/>
          <w:sz w:val="20"/>
          <w:szCs w:val="20"/>
        </w:rPr>
      </w:pP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SOURCE REMINDER:</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Select SEQUENCE: 3//</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SEQUENCE: 3//</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DIALOG ELEMENT/GROUP: AVEFA PSA OTHER FOLLOWUP COMMENTS GROUP</w:t>
      </w:r>
    </w:p>
    <w:p w:rsidR="00ED7E82" w:rsidRPr="00F365B0"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Select SEQUENCE:</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PATIENT SPECIFIC:</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Dialog Edit List              May 13, 2015@11:42:03          Page:    1 of    3</w:t>
      </w:r>
    </w:p>
    <w:p w:rsidR="00C3663E" w:rsidRPr="00C3663E" w:rsidRDefault="00C3663E" w:rsidP="00C3663E">
      <w:pPr>
        <w:pStyle w:val="ListParagraph"/>
        <w:spacing w:after="120"/>
        <w:rPr>
          <w:rFonts w:ascii="Courier New" w:hAnsi="Courier New" w:cs="Courier New"/>
          <w:sz w:val="20"/>
          <w:szCs w:val="20"/>
        </w:rPr>
      </w:pPr>
      <w:proofErr w:type="spellStart"/>
      <w:r w:rsidRPr="00C3663E">
        <w:rPr>
          <w:rFonts w:ascii="Courier New" w:hAnsi="Courier New" w:cs="Courier New"/>
          <w:sz w:val="20"/>
          <w:szCs w:val="20"/>
        </w:rPr>
        <w:t>ialog</w:t>
      </w:r>
      <w:proofErr w:type="spellEnd"/>
      <w:r w:rsidRPr="00C3663E">
        <w:rPr>
          <w:rFonts w:ascii="Courier New" w:hAnsi="Courier New" w:cs="Courier New"/>
          <w:sz w:val="20"/>
          <w:szCs w:val="20"/>
        </w:rPr>
        <w:t xml:space="preserve"> Edit List              Nov 28, 2015@18:26:25          Page:    1 of    3</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REMINDER DIALOG NAME: AVEFA PSA</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Item  Seq.    Dialog Summary</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1   1   Group: AVEFA PSA ORDERS GROUP</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2   1..5   Element: AW500 PSA REPEAT PSA</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3   1.1    Element: AW500 PSA ORDER UROLOGY CONSULT</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4   1.2    Element: AW500 PSA ORDER URINE CULTURE</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5   1.4    Element: AW500 PSA ORDER URINALYSIS</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6   1.5    Element: AW500 PSA ORDER CIPRO</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7   1.6    Element: AW500 PSA ORDER BACTRIM</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8   1.7    Element: AW500 PSA RADIATION ONCOLOGY CSLT</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 Next Screen   - </w:t>
      </w:r>
      <w:proofErr w:type="spellStart"/>
      <w:r w:rsidRPr="00C3663E">
        <w:rPr>
          <w:rFonts w:ascii="Courier New" w:hAnsi="Courier New" w:cs="Courier New"/>
          <w:sz w:val="20"/>
          <w:szCs w:val="20"/>
        </w:rPr>
        <w:t>Prev</w:t>
      </w:r>
      <w:proofErr w:type="spellEnd"/>
      <w:r w:rsidRPr="00C3663E">
        <w:rPr>
          <w:rFonts w:ascii="Courier New" w:hAnsi="Courier New" w:cs="Courier New"/>
          <w:sz w:val="20"/>
          <w:szCs w:val="20"/>
        </w:rPr>
        <w:t xml:space="preserve"> Screen   ?? More Actions                    &gt;&gt;&gt;</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ADD  </w:t>
      </w:r>
      <w:proofErr w:type="spellStart"/>
      <w:r w:rsidRPr="00C3663E">
        <w:rPr>
          <w:rFonts w:ascii="Courier New" w:hAnsi="Courier New" w:cs="Courier New"/>
          <w:sz w:val="20"/>
          <w:szCs w:val="20"/>
        </w:rPr>
        <w:t>Add</w:t>
      </w:r>
      <w:proofErr w:type="spellEnd"/>
      <w:r w:rsidRPr="00C3663E">
        <w:rPr>
          <w:rFonts w:ascii="Courier New" w:hAnsi="Courier New" w:cs="Courier New"/>
          <w:sz w:val="20"/>
          <w:szCs w:val="20"/>
        </w:rPr>
        <w:t xml:space="preserve"> Element/Group    DS   Dialog Summary       INQ  Inquiry/Print</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CO   Copy Dialog          DO   Dialog Overview      QU   Quit</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DD   Detailed Display     DT   Dialog Text</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DP   Progress Note Text   ED   Edit/Delete Dialog</w:t>
      </w:r>
    </w:p>
    <w:p w:rsidR="00ED7E82" w:rsidRDefault="00C3663E" w:rsidP="00357BAC">
      <w:pPr>
        <w:spacing w:after="120"/>
        <w:ind w:left="720"/>
        <w:rPr>
          <w:rFonts w:ascii="Courier New" w:hAnsi="Courier New" w:cs="Courier New"/>
          <w:sz w:val="20"/>
          <w:szCs w:val="20"/>
        </w:rPr>
      </w:pPr>
      <w:r w:rsidRPr="00C3663E">
        <w:rPr>
          <w:rFonts w:ascii="Courier New" w:hAnsi="Courier New" w:cs="Courier New"/>
          <w:sz w:val="20"/>
          <w:szCs w:val="20"/>
        </w:rPr>
        <w:t>Select Item: Next Screen//</w:t>
      </w:r>
      <w:r w:rsidRPr="00C3663E" w:rsidDel="00C3663E">
        <w:rPr>
          <w:rFonts w:ascii="Courier New" w:hAnsi="Courier New" w:cs="Courier New"/>
          <w:sz w:val="20"/>
          <w:szCs w:val="20"/>
        </w:rPr>
        <w:t xml:space="preserve"> </w:t>
      </w:r>
      <w:r>
        <w:rPr>
          <w:rFonts w:ascii="Courier New" w:hAnsi="Courier New" w:cs="Courier New"/>
          <w:sz w:val="20"/>
          <w:szCs w:val="20"/>
        </w:rPr>
        <w:t>Q</w:t>
      </w:r>
    </w:p>
    <w:p w:rsidR="00A758A2" w:rsidRPr="00717C19" w:rsidRDefault="00A758A2" w:rsidP="00A758A2">
      <w:pPr>
        <w:pStyle w:val="BodyText"/>
      </w:pPr>
    </w:p>
    <w:p w:rsidR="00A758A2" w:rsidRDefault="00A758A2" w:rsidP="00602098">
      <w:pPr>
        <w:pStyle w:val="Heading1"/>
        <w:numPr>
          <w:ilvl w:val="0"/>
          <w:numId w:val="0"/>
        </w:numPr>
      </w:pPr>
      <w:bookmarkStart w:id="138" w:name="_Toc439869815"/>
      <w:r>
        <w:t xml:space="preserve">7.2 </w:t>
      </w:r>
      <w:r w:rsidRPr="002F6233">
        <w:t>Append</w:t>
      </w:r>
      <w:r>
        <w:t>ix B</w:t>
      </w:r>
      <w:r w:rsidRPr="002F6233">
        <w:t xml:space="preserve"> – Example </w:t>
      </w:r>
      <w:r>
        <w:t xml:space="preserve">Determination of Imaging </w:t>
      </w:r>
      <w:r w:rsidRPr="00701DEE">
        <w:t>Alert Category and Alert Types for Lung Cancer Detection</w:t>
      </w:r>
      <w:bookmarkEnd w:id="138"/>
      <w:r>
        <w:rPr>
          <w:szCs w:val="36"/>
        </w:rPr>
        <w:t xml:space="preserve"> </w:t>
      </w:r>
    </w:p>
    <w:p w:rsidR="00A758A2" w:rsidRPr="00ED7E82" w:rsidRDefault="00A758A2" w:rsidP="00357BAC">
      <w:pPr>
        <w:spacing w:after="120"/>
        <w:ind w:left="720"/>
        <w:rPr>
          <w:rFonts w:ascii="Courier New" w:hAnsi="Courier New" w:cs="Courier New"/>
          <w:sz w:val="20"/>
          <w:szCs w:val="20"/>
        </w:rPr>
      </w:pPr>
    </w:p>
    <w:p w:rsidR="00D76FFB" w:rsidRDefault="00D76FFB" w:rsidP="00D76FFB">
      <w:pPr>
        <w:pStyle w:val="BodyText"/>
        <w:numPr>
          <w:ilvl w:val="0"/>
          <w:numId w:val="45"/>
        </w:numPr>
      </w:pPr>
      <w:r>
        <w:lastRenderedPageBreak/>
        <w:t xml:space="preserve">For an example site there is an Alert Category for </w:t>
      </w:r>
      <w:r w:rsidRPr="008A3E8F">
        <w:t>Code 1 Tumor</w:t>
      </w:r>
      <w:r>
        <w:t>s with the name</w:t>
      </w:r>
      <w:r w:rsidRPr="008A3E8F">
        <w:t xml:space="preserve"> "Code 1 TUMOR Abnormal Imaging Results:</w:t>
      </w:r>
      <w:proofErr w:type="gramStart"/>
      <w:r w:rsidRPr="008A3E8F">
        <w:t>"</w:t>
      </w:r>
      <w:r>
        <w:t>.</w:t>
      </w:r>
      <w:proofErr w:type="gramEnd"/>
      <w:r>
        <w:t xml:space="preserve">  This is part of a class III modification at this site for Tumor classification. There is also another related Alert Category for a Code 1 Abnormal classification with the name “Code 1 Abnormal Imaging Results:”. However, for the initial introduction of AWARE, the Radiology Department wanted to use only the “Code 1 Tumors” classification. However, there are also some National guidelines to use certain specific diagnostic code markings with a standard Alert Category named “</w:t>
      </w:r>
      <w:proofErr w:type="spellStart"/>
      <w:r>
        <w:t>Abnl</w:t>
      </w:r>
      <w:proofErr w:type="spellEnd"/>
      <w:r>
        <w:t xml:space="preserve"> Imaging </w:t>
      </w:r>
      <w:proofErr w:type="spellStart"/>
      <w:r>
        <w:t>Reslt</w:t>
      </w:r>
      <w:proofErr w:type="spellEnd"/>
      <w:r>
        <w:t xml:space="preserve">, Needs </w:t>
      </w:r>
      <w:proofErr w:type="spellStart"/>
      <w:r>
        <w:t>Attn</w:t>
      </w:r>
      <w:proofErr w:type="spellEnd"/>
      <w:r>
        <w:t>:”. A Clinical Champion at this site has indicated a desire to use these National guidelines even though it is not implemented now for the main hospital at this site, but is partially in place for use with Tele Radiology.</w:t>
      </w:r>
    </w:p>
    <w:p w:rsidR="00D76FFB" w:rsidRDefault="00D76FFB" w:rsidP="00D76FFB">
      <w:pPr>
        <w:pStyle w:val="BodyText"/>
        <w:numPr>
          <w:ilvl w:val="0"/>
          <w:numId w:val="45"/>
        </w:numPr>
      </w:pPr>
      <w:r>
        <w:t>There is recognition that there are possible problems with recognizing critical alerts with Tele Radiology where National Guidelines are needed to be used with alert processing with an Alert Category “</w:t>
      </w:r>
      <w:proofErr w:type="spellStart"/>
      <w:r>
        <w:t>Abnl</w:t>
      </w:r>
      <w:proofErr w:type="spellEnd"/>
      <w:r>
        <w:t xml:space="preserve"> Imaging </w:t>
      </w:r>
      <w:proofErr w:type="spellStart"/>
      <w:r>
        <w:t>Reslt</w:t>
      </w:r>
      <w:proofErr w:type="spellEnd"/>
      <w:r>
        <w:t xml:space="preserve">, Needs </w:t>
      </w:r>
      <w:proofErr w:type="spellStart"/>
      <w:r>
        <w:t>Attn</w:t>
      </w:r>
      <w:proofErr w:type="spellEnd"/>
      <w:r>
        <w:t>:”. Personnel have indicated these types are lacking follow-ups. Also for this site, this Alert Category is spelled “</w:t>
      </w:r>
      <w:proofErr w:type="spellStart"/>
      <w:r>
        <w:t>Abnl</w:t>
      </w:r>
      <w:proofErr w:type="spellEnd"/>
      <w:r>
        <w:t xml:space="preserve"> Imaging </w:t>
      </w:r>
      <w:proofErr w:type="spellStart"/>
      <w:r>
        <w:t>Reslt</w:t>
      </w:r>
      <w:proofErr w:type="spellEnd"/>
      <w:r>
        <w:t xml:space="preserve">, Needs </w:t>
      </w:r>
      <w:proofErr w:type="spellStart"/>
      <w:r>
        <w:t>Atn</w:t>
      </w:r>
      <w:proofErr w:type="spellEnd"/>
      <w:r>
        <w:t>:”. This evidently is defined in the Radiology package.</w:t>
      </w:r>
    </w:p>
    <w:p w:rsidR="008626E6" w:rsidRDefault="00D76FFB" w:rsidP="00D76FFB">
      <w:pPr>
        <w:pStyle w:val="BodyText"/>
        <w:numPr>
          <w:ilvl w:val="0"/>
          <w:numId w:val="45"/>
        </w:numPr>
      </w:pPr>
      <w:r>
        <w:t>As an interim and present solution, it was thought that both the Abnormal Imaging Alerts</w:t>
      </w:r>
    </w:p>
    <w:p w:rsidR="008626E6" w:rsidRDefault="008626E6" w:rsidP="008626E6">
      <w:pPr>
        <w:pStyle w:val="BodyText"/>
        <w:ind w:left="1080"/>
      </w:pPr>
      <w:r>
        <w:t xml:space="preserve">with the class III </w:t>
      </w:r>
      <w:r w:rsidRPr="008A3E8F">
        <w:t>"Code 1 TUMOR Abnormal Imaging Results:"</w:t>
      </w:r>
      <w:r>
        <w:t xml:space="preserve"> Alert category, as well as the </w:t>
      </w:r>
      <w:r w:rsidRPr="008A3E8F">
        <w:t>"</w:t>
      </w:r>
      <w:proofErr w:type="spellStart"/>
      <w:r>
        <w:t>Abnl</w:t>
      </w:r>
      <w:proofErr w:type="spellEnd"/>
      <w:r>
        <w:t xml:space="preserve"> Imaging </w:t>
      </w:r>
      <w:proofErr w:type="spellStart"/>
      <w:r>
        <w:t>Reslt</w:t>
      </w:r>
      <w:proofErr w:type="spellEnd"/>
      <w:r>
        <w:t xml:space="preserve">: Needs </w:t>
      </w:r>
      <w:proofErr w:type="spellStart"/>
      <w:r>
        <w:t>At</w:t>
      </w:r>
      <w:r w:rsidRPr="00D00568">
        <w:t>n</w:t>
      </w:r>
      <w:proofErr w:type="spellEnd"/>
      <w:r w:rsidRPr="00D00568">
        <w:t>:"</w:t>
      </w:r>
      <w:r>
        <w:t xml:space="preserve"> Alert Category could both be processed together.  This would only be for Lung Cancer Alert type names, one of the 4 types being initially introducing with AWARE.  Limitations of  Alert type names are taken in consideration as truncated names are sometimes necessary with a restriction of Alert Category name + length of any Alert type name being limited  to a total of 50 characters. Also only specific Chest X-ray and Thoracic CAT Scan procedure Alert types would be monitored. Filtering for specific diagnostic code(s) for the </w:t>
      </w:r>
      <w:r w:rsidRPr="008A3E8F">
        <w:t>"</w:t>
      </w:r>
      <w:proofErr w:type="spellStart"/>
      <w:r>
        <w:t>Abnl</w:t>
      </w:r>
      <w:proofErr w:type="spellEnd"/>
      <w:r>
        <w:t xml:space="preserve"> Imaging </w:t>
      </w:r>
      <w:proofErr w:type="spellStart"/>
      <w:r>
        <w:t>Reslt</w:t>
      </w:r>
      <w:proofErr w:type="spellEnd"/>
      <w:r>
        <w:t xml:space="preserve">: Needs </w:t>
      </w:r>
      <w:proofErr w:type="spellStart"/>
      <w:r>
        <w:t>At</w:t>
      </w:r>
      <w:r w:rsidRPr="00D00568">
        <w:t>n</w:t>
      </w:r>
      <w:proofErr w:type="spellEnd"/>
      <w:r w:rsidRPr="00D00568">
        <w:t>:” Alert</w:t>
      </w:r>
      <w:r>
        <w:t xml:space="preserve"> Category would not be considered as all codes would be allowed (even though this filtering of is desired by the site).</w:t>
      </w:r>
    </w:p>
    <w:p w:rsidR="008626E6" w:rsidRDefault="008626E6" w:rsidP="00D76FFB">
      <w:pPr>
        <w:pStyle w:val="BodyText"/>
        <w:numPr>
          <w:ilvl w:val="0"/>
          <w:numId w:val="45"/>
        </w:numPr>
      </w:pPr>
      <w:r>
        <w:t xml:space="preserve">Alert </w:t>
      </w:r>
      <w:r w:rsidRPr="00CD7C66">
        <w:t>types determined for "Code 1 TUMOR Abnormal Imaging Results:" Alert Category:</w:t>
      </w:r>
    </w:p>
    <w:p w:rsidR="00D76FFB" w:rsidRDefault="00D76FFB" w:rsidP="00D76FFB">
      <w:pPr>
        <w:ind w:left="720"/>
        <w:jc w:val="both"/>
      </w:pPr>
      <w:r w:rsidRPr="009D0140">
        <w:t>For imaging tests regarding early detection of Lung Cancer there are some frequent</w:t>
      </w:r>
      <w:r>
        <w:t xml:space="preserve">ly occurring Chest and Thoracic </w:t>
      </w:r>
      <w:r w:rsidRPr="009D0140">
        <w:t xml:space="preserve">imaging Alert types which have been found in </w:t>
      </w:r>
      <w:r>
        <w:t>this site’s</w:t>
      </w:r>
      <w:r w:rsidRPr="009D0140">
        <w:t xml:space="preserve"> Alert Tracking file</w:t>
      </w:r>
      <w:r>
        <w:t xml:space="preserve"> in the </w:t>
      </w:r>
      <w:r w:rsidR="000F3222">
        <w:t xml:space="preserve">site </w:t>
      </w:r>
      <w:r>
        <w:t>Production mirrored Test account</w:t>
      </w:r>
      <w:r w:rsidRPr="009D0140">
        <w:t xml:space="preserve">. These Alert type names as truncated in </w:t>
      </w:r>
      <w:r>
        <w:t xml:space="preserve">the </w:t>
      </w:r>
      <w:r w:rsidRPr="009D0140">
        <w:t xml:space="preserve">Alert Type part of the </w:t>
      </w:r>
      <w:r>
        <w:t>“</w:t>
      </w:r>
      <w:r w:rsidRPr="009D0140">
        <w:t>Menu Text</w:t>
      </w:r>
      <w:r>
        <w:t>” field</w:t>
      </w:r>
      <w:r w:rsidRPr="009D0140">
        <w:t xml:space="preserve"> </w:t>
      </w:r>
      <w:r>
        <w:t>in entries in the Alert T</w:t>
      </w:r>
      <w:r w:rsidRPr="009D0140">
        <w:t xml:space="preserve">racking file </w:t>
      </w:r>
      <w:r>
        <w:t xml:space="preserve">found with </w:t>
      </w:r>
      <w:r w:rsidRPr="009D0140">
        <w:t xml:space="preserve">Alert category </w:t>
      </w:r>
      <w:r>
        <w:t xml:space="preserve"> "Code 1 </w:t>
      </w:r>
      <w:r w:rsidRPr="009D0140">
        <w:t>TUMOR Abnormal Imaging Results:" include the following:</w:t>
      </w:r>
    </w:p>
    <w:p w:rsidR="00D76FFB" w:rsidRPr="009D0140" w:rsidRDefault="00D76FFB" w:rsidP="00D76FFB">
      <w:pPr>
        <w:ind w:left="720"/>
        <w:jc w:val="both"/>
      </w:pPr>
    </w:p>
    <w:p w:rsidR="00D76FFB" w:rsidRDefault="00D76FFB" w:rsidP="00D76FFB">
      <w:pPr>
        <w:ind w:left="720"/>
        <w:jc w:val="both"/>
        <w:rPr>
          <w:rFonts w:cs="Calibri"/>
          <w:lang w:val="en"/>
        </w:rPr>
      </w:pPr>
      <w:r w:rsidRPr="009D0140">
        <w:rPr>
          <w:rFonts w:cs="Calibri"/>
          <w:lang w:val="en"/>
        </w:rPr>
        <w:t xml:space="preserve">"CHEST 2 VIEW", </w:t>
      </w:r>
    </w:p>
    <w:p w:rsidR="00D76FFB" w:rsidRDefault="00D76FFB" w:rsidP="00D76FFB">
      <w:pPr>
        <w:ind w:left="720"/>
        <w:jc w:val="both"/>
        <w:rPr>
          <w:rFonts w:cs="Calibri"/>
          <w:lang w:val="en"/>
        </w:rPr>
      </w:pPr>
      <w:r w:rsidRPr="009D0140">
        <w:rPr>
          <w:rFonts w:cs="Calibri"/>
          <w:lang w:val="en"/>
        </w:rPr>
        <w:t xml:space="preserve">"CHEST OBLIQU", </w:t>
      </w:r>
    </w:p>
    <w:p w:rsidR="00D76FFB" w:rsidRDefault="00D76FFB" w:rsidP="00D76FFB">
      <w:pPr>
        <w:ind w:left="720"/>
        <w:jc w:val="both"/>
        <w:rPr>
          <w:rFonts w:cs="Calibri"/>
          <w:lang w:val="en"/>
        </w:rPr>
      </w:pPr>
      <w:r w:rsidRPr="009D0140">
        <w:rPr>
          <w:rFonts w:cs="Calibri"/>
          <w:lang w:val="en"/>
        </w:rPr>
        <w:t xml:space="preserve">"CHEST SINGLE", </w:t>
      </w:r>
      <w:r>
        <w:rPr>
          <w:rFonts w:cs="Calibri"/>
          <w:lang w:val="en"/>
        </w:rPr>
        <w:t xml:space="preserve">and </w:t>
      </w:r>
    </w:p>
    <w:p w:rsidR="00D76FFB" w:rsidRDefault="00D76FFB" w:rsidP="00D76FFB">
      <w:pPr>
        <w:ind w:left="720"/>
        <w:jc w:val="both"/>
        <w:rPr>
          <w:rFonts w:cs="Calibri"/>
          <w:lang w:val="en"/>
        </w:rPr>
      </w:pPr>
      <w:r w:rsidRPr="009D0140">
        <w:rPr>
          <w:rFonts w:cs="Calibri"/>
          <w:lang w:val="en"/>
        </w:rPr>
        <w:t>"CHEST SPECIA"</w:t>
      </w:r>
      <w:r>
        <w:rPr>
          <w:rFonts w:cs="Calibri"/>
          <w:lang w:val="en"/>
        </w:rPr>
        <w:t xml:space="preserve"> </w:t>
      </w:r>
      <w:r w:rsidRPr="009D0140">
        <w:rPr>
          <w:rFonts w:cs="Calibri"/>
          <w:lang w:val="en"/>
        </w:rPr>
        <w:t xml:space="preserve">as </w:t>
      </w:r>
      <w:r>
        <w:rPr>
          <w:rFonts w:cs="Calibri"/>
          <w:lang w:val="en"/>
        </w:rPr>
        <w:t>truncated names in Alert T</w:t>
      </w:r>
      <w:r w:rsidRPr="009D0140">
        <w:rPr>
          <w:rFonts w:cs="Calibri"/>
          <w:lang w:val="en"/>
        </w:rPr>
        <w:t xml:space="preserve">racking </w:t>
      </w:r>
      <w:r>
        <w:rPr>
          <w:rFonts w:cs="Calibri"/>
          <w:lang w:val="en"/>
        </w:rPr>
        <w:t xml:space="preserve">file </w:t>
      </w:r>
      <w:r w:rsidRPr="009D0140">
        <w:rPr>
          <w:rFonts w:cs="Calibri"/>
          <w:lang w:val="en"/>
        </w:rPr>
        <w:t>entries standing for such procedure</w:t>
      </w:r>
      <w:r>
        <w:rPr>
          <w:rFonts w:cs="Calibri"/>
          <w:lang w:val="en"/>
        </w:rPr>
        <w:t>(s)</w:t>
      </w:r>
      <w:r w:rsidRPr="009D0140">
        <w:rPr>
          <w:rFonts w:cs="Calibri"/>
          <w:lang w:val="en"/>
        </w:rPr>
        <w:t xml:space="preserve"> as below:</w:t>
      </w:r>
    </w:p>
    <w:p w:rsidR="00D76FFB" w:rsidRPr="009D0140" w:rsidRDefault="00D76FFB" w:rsidP="00D76FFB">
      <w:pPr>
        <w:ind w:left="720"/>
        <w:jc w:val="both"/>
        <w:rPr>
          <w:rFonts w:cs="Calibri"/>
          <w:lang w:val="en"/>
        </w:rPr>
      </w:pPr>
    </w:p>
    <w:p w:rsidR="00D76FFB" w:rsidRPr="009D0140" w:rsidRDefault="00D76FFB" w:rsidP="00D76FFB">
      <w:pPr>
        <w:ind w:left="720"/>
        <w:jc w:val="both"/>
        <w:rPr>
          <w:rFonts w:cs="Calibri"/>
          <w:lang w:val="en"/>
        </w:rPr>
      </w:pPr>
      <w:r w:rsidRPr="009D0140">
        <w:rPr>
          <w:rFonts w:cs="Calibri"/>
          <w:lang w:val="en"/>
        </w:rPr>
        <w:t xml:space="preserve">   CHEST 2 VIEWS PA&amp;LAT  </w:t>
      </w:r>
      <w:r>
        <w:rPr>
          <w:rFonts w:cs="Calibri"/>
          <w:lang w:val="en"/>
        </w:rPr>
        <w:t xml:space="preserve">(Alert type name of </w:t>
      </w:r>
      <w:r w:rsidRPr="009D0140">
        <w:rPr>
          <w:rFonts w:cs="Calibri"/>
          <w:lang w:val="en"/>
        </w:rPr>
        <w:t xml:space="preserve"> </w:t>
      </w:r>
      <w:r>
        <w:rPr>
          <w:rFonts w:cs="Calibri"/>
          <w:lang w:val="en"/>
        </w:rPr>
        <w:t>"CHEST 2 VIEW")</w:t>
      </w:r>
    </w:p>
    <w:p w:rsidR="00D76FFB" w:rsidRPr="009D0140" w:rsidRDefault="00D76FFB" w:rsidP="00D76FFB">
      <w:pPr>
        <w:ind w:left="720"/>
        <w:jc w:val="both"/>
        <w:rPr>
          <w:rFonts w:cs="Calibri"/>
          <w:lang w:val="en"/>
        </w:rPr>
      </w:pPr>
      <w:r w:rsidRPr="009D0140">
        <w:rPr>
          <w:rFonts w:cs="Calibri"/>
          <w:lang w:val="en"/>
        </w:rPr>
        <w:t xml:space="preserve">   CHEST OBLIQUE PROJECTIONS   </w:t>
      </w:r>
      <w:r>
        <w:rPr>
          <w:rFonts w:cs="Calibri"/>
          <w:lang w:val="en"/>
        </w:rPr>
        <w:t xml:space="preserve">(Alert type name of </w:t>
      </w:r>
      <w:r w:rsidRPr="009D0140">
        <w:rPr>
          <w:rFonts w:cs="Calibri"/>
          <w:lang w:val="en"/>
        </w:rPr>
        <w:t>“CHEST OBLIQU"</w:t>
      </w:r>
      <w:r>
        <w:rPr>
          <w:rFonts w:cs="Calibri"/>
          <w:lang w:val="en"/>
        </w:rPr>
        <w:t>)</w:t>
      </w:r>
    </w:p>
    <w:p w:rsidR="00D76FFB" w:rsidRPr="009D0140" w:rsidRDefault="00D76FFB" w:rsidP="00D76FFB">
      <w:pPr>
        <w:ind w:left="720"/>
        <w:jc w:val="both"/>
        <w:rPr>
          <w:rFonts w:cs="Calibri"/>
          <w:lang w:val="en"/>
        </w:rPr>
      </w:pPr>
      <w:r w:rsidRPr="009D0140">
        <w:rPr>
          <w:rFonts w:cs="Calibri"/>
          <w:lang w:val="en"/>
        </w:rPr>
        <w:t xml:space="preserve">   CHEST SINGLE VIEW   </w:t>
      </w:r>
      <w:r>
        <w:rPr>
          <w:rFonts w:cs="Calibri"/>
          <w:lang w:val="en"/>
        </w:rPr>
        <w:t xml:space="preserve">(Alert type name of </w:t>
      </w:r>
      <w:r w:rsidRPr="009D0140">
        <w:rPr>
          <w:rFonts w:cs="Calibri"/>
          <w:lang w:val="en"/>
        </w:rPr>
        <w:t xml:space="preserve"> "CHEST SINGLE</w:t>
      </w:r>
      <w:r>
        <w:rPr>
          <w:rFonts w:cs="Calibri"/>
          <w:lang w:val="en"/>
        </w:rPr>
        <w:t>”)</w:t>
      </w:r>
    </w:p>
    <w:p w:rsidR="00D76FFB" w:rsidRDefault="00D76FFB" w:rsidP="00D76FFB">
      <w:pPr>
        <w:ind w:left="720"/>
        <w:jc w:val="both"/>
        <w:rPr>
          <w:rFonts w:cs="Calibri"/>
          <w:lang w:val="en"/>
        </w:rPr>
      </w:pPr>
      <w:r w:rsidRPr="009D0140">
        <w:rPr>
          <w:rFonts w:cs="Calibri"/>
          <w:lang w:val="en"/>
        </w:rPr>
        <w:t xml:space="preserve">   CHEST SPECIAL (LDECUB ETC)  </w:t>
      </w:r>
      <w:r>
        <w:rPr>
          <w:rFonts w:cs="Calibri"/>
          <w:lang w:val="en"/>
        </w:rPr>
        <w:t xml:space="preserve">(Alert type name of  </w:t>
      </w:r>
      <w:r w:rsidRPr="009D0140">
        <w:rPr>
          <w:rFonts w:cs="Calibri"/>
          <w:lang w:val="en"/>
        </w:rPr>
        <w:t>“CHEST SPECIA"</w:t>
      </w:r>
      <w:r>
        <w:rPr>
          <w:rFonts w:cs="Calibri"/>
          <w:lang w:val="en"/>
        </w:rPr>
        <w:t>)</w:t>
      </w:r>
    </w:p>
    <w:p w:rsidR="00D76FFB" w:rsidRDefault="00D76FFB" w:rsidP="00D76FFB">
      <w:pPr>
        <w:ind w:left="720"/>
        <w:jc w:val="both"/>
        <w:rPr>
          <w:rFonts w:cs="Calibri"/>
          <w:lang w:val="en"/>
        </w:rPr>
      </w:pPr>
    </w:p>
    <w:p w:rsidR="00D76FFB" w:rsidRPr="009D0140" w:rsidRDefault="00D76FFB" w:rsidP="00D76FFB">
      <w:pPr>
        <w:ind w:left="720"/>
        <w:jc w:val="both"/>
        <w:rPr>
          <w:rFonts w:cs="Calibri"/>
          <w:lang w:val="en"/>
        </w:rPr>
      </w:pPr>
      <w:r>
        <w:rPr>
          <w:rFonts w:cs="Calibri"/>
          <w:lang w:val="en"/>
        </w:rPr>
        <w:t>The total length for this chosen Alert Category and each these Alert type truncated names is 38 characters + 12 characters which equals 50 chars (the maximum # of characters).</w:t>
      </w:r>
    </w:p>
    <w:p w:rsidR="00D76FFB" w:rsidRDefault="00D76FFB" w:rsidP="00D76FFB">
      <w:pPr>
        <w:ind w:left="720"/>
        <w:jc w:val="both"/>
        <w:rPr>
          <w:rFonts w:cs="Calibri"/>
          <w:lang w:val="en"/>
        </w:rPr>
      </w:pPr>
    </w:p>
    <w:p w:rsidR="00D76FFB" w:rsidRDefault="00D76FFB" w:rsidP="00D76FFB">
      <w:pPr>
        <w:ind w:left="720"/>
        <w:jc w:val="both"/>
        <w:rPr>
          <w:rFonts w:cs="Calibri"/>
          <w:lang w:val="en"/>
        </w:rPr>
      </w:pPr>
      <w:r>
        <w:rPr>
          <w:rFonts w:cs="Calibri"/>
          <w:lang w:val="en"/>
        </w:rPr>
        <w:t>A Clinical Champion M.D medical doctor</w:t>
      </w:r>
      <w:r w:rsidRPr="009D0140">
        <w:rPr>
          <w:rFonts w:cs="Calibri"/>
          <w:lang w:val="en"/>
        </w:rPr>
        <w:t xml:space="preserve"> has also indicated that additional CAT scans have been used for heavy smokers, and for previously diagnosed Lung cancer patients who are in remission</w:t>
      </w:r>
      <w:r>
        <w:rPr>
          <w:rFonts w:cs="Calibri"/>
          <w:lang w:val="en"/>
        </w:rPr>
        <w:t>, but could have reoccurrence</w:t>
      </w:r>
      <w:r w:rsidRPr="009D0140">
        <w:rPr>
          <w:rFonts w:cs="Calibri"/>
          <w:lang w:val="en"/>
        </w:rPr>
        <w:t>.</w:t>
      </w:r>
    </w:p>
    <w:p w:rsidR="00D76FFB" w:rsidRPr="009D0140" w:rsidRDefault="00D76FFB" w:rsidP="00D76FFB">
      <w:pPr>
        <w:ind w:left="720"/>
        <w:jc w:val="both"/>
        <w:rPr>
          <w:rFonts w:cs="Calibri"/>
          <w:lang w:val="en"/>
        </w:rPr>
      </w:pPr>
    </w:p>
    <w:p w:rsidR="00D76FFB" w:rsidRDefault="00D76FFB" w:rsidP="00D76FFB">
      <w:pPr>
        <w:ind w:left="720"/>
        <w:jc w:val="both"/>
        <w:rPr>
          <w:rFonts w:cs="Calibri"/>
          <w:lang w:val="en"/>
        </w:rPr>
      </w:pPr>
      <w:r>
        <w:rPr>
          <w:rFonts w:cs="Calibri"/>
          <w:lang w:val="en"/>
        </w:rPr>
        <w:t>These Alert type names</w:t>
      </w:r>
      <w:r w:rsidRPr="009D0140">
        <w:rPr>
          <w:rFonts w:cs="Calibri"/>
          <w:lang w:val="en"/>
        </w:rPr>
        <w:t xml:space="preserve"> associated with particular procedures for the above including thoracic imaging procedure</w:t>
      </w:r>
      <w:r>
        <w:rPr>
          <w:rFonts w:cs="Calibri"/>
          <w:lang w:val="en"/>
        </w:rPr>
        <w:t>s are the following</w:t>
      </w:r>
      <w:r w:rsidRPr="009D0140">
        <w:rPr>
          <w:rFonts w:cs="Calibri"/>
          <w:lang w:val="en"/>
        </w:rPr>
        <w:t>:</w:t>
      </w:r>
    </w:p>
    <w:p w:rsidR="00D76FFB" w:rsidRPr="009D0140" w:rsidRDefault="00D76FFB" w:rsidP="00D76FFB">
      <w:pPr>
        <w:ind w:left="720"/>
        <w:jc w:val="both"/>
        <w:rPr>
          <w:rFonts w:cs="Calibri"/>
          <w:lang w:val="en"/>
        </w:rPr>
      </w:pPr>
    </w:p>
    <w:p w:rsidR="00D76FFB" w:rsidRDefault="00D76FFB" w:rsidP="00D76FFB">
      <w:pPr>
        <w:ind w:left="720"/>
        <w:jc w:val="both"/>
        <w:rPr>
          <w:rFonts w:cs="Calibri"/>
          <w:lang w:val="en"/>
        </w:rPr>
      </w:pPr>
      <w:r w:rsidRPr="009D0140">
        <w:rPr>
          <w:rFonts w:cs="Calibri"/>
          <w:lang w:val="en"/>
        </w:rPr>
        <w:t>“CT THORAX W/",</w:t>
      </w:r>
    </w:p>
    <w:p w:rsidR="00D76FFB" w:rsidRDefault="00D76FFB" w:rsidP="00D76FFB">
      <w:pPr>
        <w:ind w:left="720"/>
        <w:jc w:val="both"/>
        <w:rPr>
          <w:rFonts w:cs="Calibri"/>
          <w:lang w:val="en"/>
        </w:rPr>
      </w:pPr>
      <w:r w:rsidRPr="009D0140">
        <w:rPr>
          <w:rFonts w:cs="Calibri"/>
          <w:lang w:val="en"/>
        </w:rPr>
        <w:t xml:space="preserve"> "CT THORAX W&amp;",</w:t>
      </w:r>
    </w:p>
    <w:p w:rsidR="00D76FFB" w:rsidRDefault="00D76FFB" w:rsidP="00D76FFB">
      <w:pPr>
        <w:ind w:left="720"/>
        <w:jc w:val="both"/>
        <w:rPr>
          <w:rFonts w:cs="Calibri"/>
          <w:lang w:val="en"/>
        </w:rPr>
      </w:pPr>
      <w:r w:rsidRPr="009D0140">
        <w:rPr>
          <w:rFonts w:cs="Calibri"/>
          <w:lang w:val="en"/>
        </w:rPr>
        <w:t xml:space="preserve"> "CT THORACIC S" as truncated names in Alert </w:t>
      </w:r>
      <w:r>
        <w:rPr>
          <w:rFonts w:cs="Calibri"/>
          <w:lang w:val="en"/>
        </w:rPr>
        <w:t>T</w:t>
      </w:r>
      <w:r w:rsidRPr="009D0140">
        <w:rPr>
          <w:rFonts w:cs="Calibri"/>
          <w:lang w:val="en"/>
        </w:rPr>
        <w:t xml:space="preserve">racking </w:t>
      </w:r>
      <w:r>
        <w:rPr>
          <w:rFonts w:cs="Calibri"/>
          <w:lang w:val="en"/>
        </w:rPr>
        <w:t xml:space="preserve">file </w:t>
      </w:r>
      <w:r w:rsidRPr="009D0140">
        <w:rPr>
          <w:rFonts w:cs="Calibri"/>
          <w:lang w:val="en"/>
        </w:rPr>
        <w:t>entries standing for such procedure as below:</w:t>
      </w:r>
    </w:p>
    <w:p w:rsidR="00D76FFB" w:rsidRPr="009D0140" w:rsidRDefault="00D76FFB" w:rsidP="00D76FFB">
      <w:pPr>
        <w:ind w:left="720"/>
        <w:jc w:val="both"/>
        <w:rPr>
          <w:rFonts w:cs="Calibri"/>
          <w:lang w:val="en"/>
        </w:rPr>
      </w:pPr>
    </w:p>
    <w:p w:rsidR="00D76FFB" w:rsidRPr="009D0140" w:rsidRDefault="00D76FFB" w:rsidP="00D76FFB">
      <w:pPr>
        <w:ind w:left="720"/>
        <w:jc w:val="both"/>
        <w:rPr>
          <w:rFonts w:cs="Calibri"/>
          <w:lang w:val="en"/>
        </w:rPr>
      </w:pPr>
      <w:r w:rsidRPr="009D0140">
        <w:rPr>
          <w:rFonts w:cs="Calibri"/>
          <w:lang w:val="en"/>
        </w:rPr>
        <w:t xml:space="preserve">  CT THORACIC SPINE W &amp; W/O CONTRAST  </w:t>
      </w:r>
      <w:r>
        <w:rPr>
          <w:rFonts w:cs="Calibri"/>
          <w:lang w:val="en"/>
        </w:rPr>
        <w:t xml:space="preserve">(Alert type name of </w:t>
      </w:r>
      <w:r w:rsidRPr="009D0140">
        <w:rPr>
          <w:rFonts w:cs="Calibri"/>
          <w:lang w:val="en"/>
        </w:rPr>
        <w:t>“CT THORACIC S"</w:t>
      </w:r>
      <w:r>
        <w:rPr>
          <w:rFonts w:cs="Calibri"/>
          <w:lang w:val="en"/>
        </w:rPr>
        <w:t>)</w:t>
      </w:r>
    </w:p>
    <w:p w:rsidR="00D76FFB" w:rsidRPr="009D0140" w:rsidRDefault="00D76FFB" w:rsidP="00D76FFB">
      <w:pPr>
        <w:ind w:left="720"/>
        <w:jc w:val="both"/>
        <w:rPr>
          <w:rFonts w:cs="Calibri"/>
          <w:lang w:val="en"/>
        </w:rPr>
      </w:pPr>
      <w:r w:rsidRPr="009D0140">
        <w:rPr>
          <w:rFonts w:cs="Calibri"/>
          <w:lang w:val="en"/>
        </w:rPr>
        <w:t xml:space="preserve">   CT THORACIC SPINE W/CONT   </w:t>
      </w:r>
      <w:r>
        <w:rPr>
          <w:rFonts w:cs="Calibri"/>
          <w:lang w:val="en"/>
        </w:rPr>
        <w:t xml:space="preserve">(Alert type name of </w:t>
      </w:r>
      <w:r w:rsidRPr="009D0140">
        <w:rPr>
          <w:rFonts w:cs="Calibri"/>
          <w:lang w:val="en"/>
        </w:rPr>
        <w:t xml:space="preserve"> “CT THORACIC S"</w:t>
      </w:r>
      <w:r>
        <w:rPr>
          <w:rFonts w:cs="Calibri"/>
          <w:lang w:val="en"/>
        </w:rPr>
        <w:t>)</w:t>
      </w:r>
    </w:p>
    <w:p w:rsidR="00D76FFB" w:rsidRPr="009D0140" w:rsidRDefault="00D76FFB" w:rsidP="00D76FFB">
      <w:pPr>
        <w:ind w:left="720"/>
        <w:jc w:val="both"/>
        <w:rPr>
          <w:rFonts w:cs="Calibri"/>
          <w:lang w:val="en"/>
        </w:rPr>
      </w:pPr>
      <w:r w:rsidRPr="009D0140">
        <w:rPr>
          <w:rFonts w:cs="Calibri"/>
          <w:lang w:val="en"/>
        </w:rPr>
        <w:t xml:space="preserve">   CT THORACIC SPINE W/O CONT   </w:t>
      </w:r>
      <w:r>
        <w:rPr>
          <w:rFonts w:cs="Calibri"/>
          <w:lang w:val="en"/>
        </w:rPr>
        <w:t xml:space="preserve">(Alert type name of </w:t>
      </w:r>
      <w:r w:rsidRPr="009D0140">
        <w:rPr>
          <w:rFonts w:cs="Calibri"/>
          <w:lang w:val="en"/>
        </w:rPr>
        <w:t xml:space="preserve"> "CT THORACIC S"</w:t>
      </w:r>
      <w:r>
        <w:rPr>
          <w:rFonts w:cs="Calibri"/>
          <w:lang w:val="en"/>
        </w:rPr>
        <w:t>)</w:t>
      </w:r>
    </w:p>
    <w:p w:rsidR="00D76FFB" w:rsidRDefault="00D76FFB" w:rsidP="00D76FFB">
      <w:pPr>
        <w:ind w:left="720"/>
        <w:jc w:val="both"/>
        <w:rPr>
          <w:rFonts w:cs="Calibri"/>
          <w:lang w:val="en"/>
        </w:rPr>
      </w:pPr>
      <w:r w:rsidRPr="009D0140">
        <w:rPr>
          <w:rFonts w:cs="Calibri"/>
          <w:lang w:val="en"/>
        </w:rPr>
        <w:t xml:space="preserve">   CT THORAX W&amp;W/O CONT </w:t>
      </w:r>
      <w:r>
        <w:rPr>
          <w:rFonts w:cs="Calibri"/>
          <w:lang w:val="en"/>
        </w:rPr>
        <w:t xml:space="preserve">(Alert type name of </w:t>
      </w:r>
      <w:r w:rsidRPr="009D0140">
        <w:rPr>
          <w:rFonts w:cs="Calibri"/>
          <w:lang w:val="en"/>
        </w:rPr>
        <w:t>"CT THORAX W&amp;"</w:t>
      </w:r>
      <w:r>
        <w:rPr>
          <w:rFonts w:cs="Calibri"/>
          <w:lang w:val="en"/>
        </w:rPr>
        <w:t>)</w:t>
      </w:r>
    </w:p>
    <w:p w:rsidR="00D76FFB" w:rsidRPr="009D0140" w:rsidRDefault="00D76FFB" w:rsidP="00D76FFB">
      <w:pPr>
        <w:ind w:left="720"/>
        <w:jc w:val="both"/>
        <w:rPr>
          <w:rFonts w:cs="Calibri"/>
          <w:lang w:val="en"/>
        </w:rPr>
      </w:pPr>
      <w:r>
        <w:rPr>
          <w:rFonts w:cs="Calibri"/>
          <w:lang w:val="en"/>
        </w:rPr>
        <w:t xml:space="preserve">   </w:t>
      </w:r>
      <w:r w:rsidRPr="009D0140">
        <w:rPr>
          <w:rFonts w:cs="Calibri"/>
          <w:lang w:val="en"/>
        </w:rPr>
        <w:t xml:space="preserve">CT THORAX W/CONT   </w:t>
      </w:r>
      <w:r>
        <w:rPr>
          <w:rFonts w:cs="Calibri"/>
          <w:lang w:val="en"/>
        </w:rPr>
        <w:t xml:space="preserve">(Alert type name of </w:t>
      </w:r>
      <w:r w:rsidRPr="009D0140">
        <w:rPr>
          <w:rFonts w:cs="Calibri"/>
          <w:lang w:val="en"/>
        </w:rPr>
        <w:t xml:space="preserve"> "</w:t>
      </w:r>
      <w:r w:rsidRPr="00820F8B">
        <w:rPr>
          <w:rFonts w:cs="Calibri"/>
          <w:lang w:val="en"/>
        </w:rPr>
        <w:t xml:space="preserve"> </w:t>
      </w:r>
      <w:r>
        <w:rPr>
          <w:rFonts w:cs="Calibri"/>
          <w:lang w:val="en"/>
        </w:rPr>
        <w:t>CT THORAX W/</w:t>
      </w:r>
      <w:r w:rsidRPr="009D0140">
        <w:rPr>
          <w:rFonts w:cs="Calibri"/>
          <w:lang w:val="en"/>
        </w:rPr>
        <w:t>"</w:t>
      </w:r>
      <w:r>
        <w:rPr>
          <w:rFonts w:cs="Calibri"/>
          <w:lang w:val="en"/>
        </w:rPr>
        <w:t>)</w:t>
      </w:r>
    </w:p>
    <w:p w:rsidR="00D76FFB" w:rsidRDefault="00D76FFB" w:rsidP="00D76FFB">
      <w:pPr>
        <w:ind w:left="720"/>
        <w:jc w:val="both"/>
        <w:rPr>
          <w:rFonts w:cs="Calibri"/>
          <w:lang w:val="en"/>
        </w:rPr>
      </w:pPr>
      <w:r w:rsidRPr="009D0140">
        <w:rPr>
          <w:rFonts w:cs="Calibri"/>
          <w:lang w:val="en"/>
        </w:rPr>
        <w:t xml:space="preserve">   CT THORAX W/O CONT   </w:t>
      </w:r>
      <w:r>
        <w:rPr>
          <w:rFonts w:cs="Calibri"/>
          <w:lang w:val="en"/>
        </w:rPr>
        <w:t xml:space="preserve">(Alert type name of </w:t>
      </w:r>
      <w:r w:rsidRPr="009D0140">
        <w:rPr>
          <w:rFonts w:cs="Calibri"/>
          <w:lang w:val="en"/>
        </w:rPr>
        <w:t xml:space="preserve"> "</w:t>
      </w:r>
      <w:r w:rsidRPr="00820F8B">
        <w:rPr>
          <w:rFonts w:cs="Calibri"/>
          <w:lang w:val="en"/>
        </w:rPr>
        <w:t xml:space="preserve"> </w:t>
      </w:r>
      <w:r>
        <w:rPr>
          <w:rFonts w:cs="Calibri"/>
          <w:lang w:val="en"/>
        </w:rPr>
        <w:t>CT THORAX W/</w:t>
      </w:r>
      <w:r w:rsidRPr="009D0140">
        <w:rPr>
          <w:rFonts w:cs="Calibri"/>
          <w:lang w:val="en"/>
        </w:rPr>
        <w:t>"</w:t>
      </w:r>
      <w:r>
        <w:rPr>
          <w:rFonts w:cs="Calibri"/>
          <w:lang w:val="en"/>
        </w:rPr>
        <w:t>)</w:t>
      </w:r>
    </w:p>
    <w:p w:rsidR="00D76FFB" w:rsidRDefault="00D76FFB" w:rsidP="00D76FFB">
      <w:pPr>
        <w:ind w:left="720"/>
        <w:jc w:val="both"/>
        <w:rPr>
          <w:rFonts w:cs="Calibri"/>
          <w:lang w:val="en"/>
        </w:rPr>
      </w:pPr>
    </w:p>
    <w:p w:rsidR="00D76FFB" w:rsidRPr="008626E6" w:rsidRDefault="008626E6" w:rsidP="008626E6">
      <w:pPr>
        <w:spacing w:after="200" w:line="276" w:lineRule="auto"/>
        <w:ind w:firstLine="720"/>
        <w:jc w:val="both"/>
        <w:rPr>
          <w:rFonts w:cs="Calibri"/>
          <w:lang w:val="en"/>
        </w:rPr>
      </w:pPr>
      <w:r>
        <w:t xml:space="preserve">5.  </w:t>
      </w:r>
      <w:r w:rsidR="00D76FFB">
        <w:t>A</w:t>
      </w:r>
      <w:r w:rsidR="00D76FFB" w:rsidRPr="00D15269">
        <w:t xml:space="preserve">lert types determined for </w:t>
      </w:r>
      <w:r w:rsidR="00D76FFB" w:rsidRPr="008A3E8F">
        <w:t>"</w:t>
      </w:r>
      <w:proofErr w:type="spellStart"/>
      <w:r w:rsidR="00D76FFB">
        <w:t>Abnl</w:t>
      </w:r>
      <w:proofErr w:type="spellEnd"/>
      <w:r w:rsidR="00D76FFB">
        <w:t xml:space="preserve"> Imaging </w:t>
      </w:r>
      <w:proofErr w:type="spellStart"/>
      <w:r w:rsidR="00D76FFB">
        <w:t>Reslt</w:t>
      </w:r>
      <w:proofErr w:type="spellEnd"/>
      <w:r w:rsidR="00D76FFB">
        <w:t xml:space="preserve">: Needs </w:t>
      </w:r>
      <w:proofErr w:type="spellStart"/>
      <w:r w:rsidR="00D76FFB">
        <w:t>At</w:t>
      </w:r>
      <w:r w:rsidR="00D76FFB" w:rsidRPr="00D00568">
        <w:t>n</w:t>
      </w:r>
      <w:proofErr w:type="spellEnd"/>
      <w:r w:rsidR="00D76FFB" w:rsidRPr="00D00568">
        <w:t>:"</w:t>
      </w:r>
      <w:r w:rsidR="00D76FFB">
        <w:t xml:space="preserve"> Alert Category:</w:t>
      </w:r>
    </w:p>
    <w:p w:rsidR="00D76FFB" w:rsidRDefault="00D76FFB" w:rsidP="00D76FFB">
      <w:pPr>
        <w:pStyle w:val="ListParagraph"/>
        <w:spacing w:after="200" w:line="276" w:lineRule="auto"/>
        <w:ind w:left="990"/>
        <w:jc w:val="both"/>
      </w:pPr>
    </w:p>
    <w:p w:rsidR="00D76FFB" w:rsidRDefault="00D76FFB" w:rsidP="00D76FFB">
      <w:pPr>
        <w:ind w:left="720"/>
        <w:jc w:val="both"/>
      </w:pPr>
      <w:r w:rsidRPr="009D0140">
        <w:t xml:space="preserve">These Alert type names as truncated in </w:t>
      </w:r>
      <w:r>
        <w:t xml:space="preserve">the </w:t>
      </w:r>
      <w:r w:rsidRPr="009D0140">
        <w:t xml:space="preserve">Alert Type part of the </w:t>
      </w:r>
      <w:r>
        <w:t xml:space="preserve"> “</w:t>
      </w:r>
      <w:r w:rsidRPr="009D0140">
        <w:t>Menu Text</w:t>
      </w:r>
      <w:r>
        <w:t xml:space="preserve">” field </w:t>
      </w:r>
      <w:r w:rsidRPr="009D0140">
        <w:t xml:space="preserve"> </w:t>
      </w:r>
      <w:r>
        <w:t>in entries in the Alert T</w:t>
      </w:r>
      <w:r w:rsidRPr="009D0140">
        <w:t xml:space="preserve">racking file </w:t>
      </w:r>
      <w:r>
        <w:t xml:space="preserve">found with </w:t>
      </w:r>
      <w:r w:rsidRPr="009D0140">
        <w:t xml:space="preserve">Alert category </w:t>
      </w:r>
      <w:r>
        <w:t xml:space="preserve"> "</w:t>
      </w:r>
      <w:proofErr w:type="spellStart"/>
      <w:r>
        <w:t>Abnl</w:t>
      </w:r>
      <w:proofErr w:type="spellEnd"/>
      <w:r>
        <w:t xml:space="preserve"> Imaging </w:t>
      </w:r>
      <w:proofErr w:type="spellStart"/>
      <w:r>
        <w:t>Reslt</w:t>
      </w:r>
      <w:proofErr w:type="spellEnd"/>
      <w:r>
        <w:t xml:space="preserve">: Needs </w:t>
      </w:r>
      <w:proofErr w:type="spellStart"/>
      <w:r>
        <w:t>At</w:t>
      </w:r>
      <w:r w:rsidRPr="00D00568">
        <w:t>n</w:t>
      </w:r>
      <w:proofErr w:type="spellEnd"/>
      <w:r w:rsidRPr="00D00568">
        <w:t>:"</w:t>
      </w:r>
      <w:r>
        <w:t xml:space="preserve"> Alert Category</w:t>
      </w:r>
      <w:r w:rsidRPr="009D0140">
        <w:t xml:space="preserve"> include the following:</w:t>
      </w:r>
    </w:p>
    <w:p w:rsidR="00D76FFB" w:rsidRPr="00D15269" w:rsidRDefault="00D76FFB" w:rsidP="00D76FFB">
      <w:pPr>
        <w:pStyle w:val="ListParagraph"/>
        <w:spacing w:after="200" w:line="276" w:lineRule="auto"/>
        <w:ind w:left="990"/>
        <w:jc w:val="both"/>
        <w:rPr>
          <w:rFonts w:cs="Calibri"/>
          <w:lang w:val="en"/>
        </w:rPr>
      </w:pPr>
    </w:p>
    <w:p w:rsidR="00D76FFB" w:rsidRDefault="00D76FFB" w:rsidP="00D76FFB">
      <w:pPr>
        <w:ind w:left="720"/>
        <w:jc w:val="both"/>
        <w:rPr>
          <w:rFonts w:cs="Calibri"/>
          <w:lang w:val="en"/>
        </w:rPr>
      </w:pPr>
      <w:r w:rsidRPr="009D0140">
        <w:rPr>
          <w:rFonts w:cs="Calibri"/>
          <w:lang w:val="en"/>
        </w:rPr>
        <w:t>"CHEST 2 VIEW</w:t>
      </w:r>
      <w:r>
        <w:rPr>
          <w:rFonts w:cs="Calibri"/>
          <w:lang w:val="en"/>
        </w:rPr>
        <w:t>S PA&amp;LAT</w:t>
      </w:r>
      <w:r w:rsidRPr="009D0140">
        <w:rPr>
          <w:rFonts w:cs="Calibri"/>
          <w:lang w:val="en"/>
        </w:rPr>
        <w:t>",</w:t>
      </w:r>
    </w:p>
    <w:p w:rsidR="00D76FFB" w:rsidRDefault="00D76FFB" w:rsidP="00D76FFB">
      <w:pPr>
        <w:ind w:left="720"/>
        <w:jc w:val="both"/>
        <w:rPr>
          <w:rFonts w:cs="Calibri"/>
          <w:lang w:val="en"/>
        </w:rPr>
      </w:pPr>
      <w:r w:rsidRPr="009D0140">
        <w:rPr>
          <w:rFonts w:cs="Calibri"/>
          <w:lang w:val="en"/>
        </w:rPr>
        <w:t xml:space="preserve"> "CHEST OBLIQUE PROJEC", </w:t>
      </w:r>
    </w:p>
    <w:p w:rsidR="00D76FFB" w:rsidRDefault="00D76FFB" w:rsidP="00D76FFB">
      <w:pPr>
        <w:ind w:left="720"/>
        <w:jc w:val="both"/>
        <w:rPr>
          <w:rFonts w:cs="Calibri"/>
          <w:lang w:val="en"/>
        </w:rPr>
      </w:pPr>
      <w:r w:rsidRPr="009D0140">
        <w:rPr>
          <w:rFonts w:cs="Calibri"/>
          <w:lang w:val="en"/>
        </w:rPr>
        <w:t>"CHEST SINGLE</w:t>
      </w:r>
      <w:r>
        <w:rPr>
          <w:rFonts w:cs="Calibri"/>
          <w:lang w:val="en"/>
        </w:rPr>
        <w:t xml:space="preserve"> VIEW</w:t>
      </w:r>
      <w:r w:rsidRPr="009D0140">
        <w:rPr>
          <w:rFonts w:cs="Calibri"/>
          <w:lang w:val="en"/>
        </w:rPr>
        <w:t xml:space="preserve">", </w:t>
      </w:r>
      <w:r>
        <w:rPr>
          <w:rFonts w:cs="Calibri"/>
          <w:lang w:val="en"/>
        </w:rPr>
        <w:t xml:space="preserve">and </w:t>
      </w:r>
    </w:p>
    <w:p w:rsidR="00D76FFB" w:rsidRDefault="00D76FFB" w:rsidP="00D76FFB">
      <w:pPr>
        <w:ind w:left="720"/>
        <w:jc w:val="both"/>
        <w:rPr>
          <w:rFonts w:cs="Calibri"/>
          <w:lang w:val="en"/>
        </w:rPr>
      </w:pPr>
      <w:r w:rsidRPr="009D0140">
        <w:rPr>
          <w:rFonts w:cs="Calibri"/>
          <w:lang w:val="en"/>
        </w:rPr>
        <w:t>"CHEST SPECIA</w:t>
      </w:r>
      <w:r>
        <w:rPr>
          <w:rFonts w:cs="Calibri"/>
          <w:lang w:val="en"/>
        </w:rPr>
        <w:t>L (LDECU", as truncated names in Alert T</w:t>
      </w:r>
      <w:r w:rsidRPr="009D0140">
        <w:rPr>
          <w:rFonts w:cs="Calibri"/>
          <w:lang w:val="en"/>
        </w:rPr>
        <w:t xml:space="preserve">racking </w:t>
      </w:r>
      <w:r>
        <w:rPr>
          <w:rFonts w:cs="Calibri"/>
          <w:lang w:val="en"/>
        </w:rPr>
        <w:t xml:space="preserve">file </w:t>
      </w:r>
      <w:r w:rsidRPr="009D0140">
        <w:rPr>
          <w:rFonts w:cs="Calibri"/>
          <w:lang w:val="en"/>
        </w:rPr>
        <w:t>entries standing for such procedure</w:t>
      </w:r>
      <w:r>
        <w:rPr>
          <w:rFonts w:cs="Calibri"/>
          <w:lang w:val="en"/>
        </w:rPr>
        <w:t>(s)</w:t>
      </w:r>
      <w:r w:rsidRPr="009D0140">
        <w:rPr>
          <w:rFonts w:cs="Calibri"/>
          <w:lang w:val="en"/>
        </w:rPr>
        <w:t xml:space="preserve"> as below:</w:t>
      </w:r>
    </w:p>
    <w:p w:rsidR="00D76FFB" w:rsidRPr="009D0140" w:rsidRDefault="00D76FFB" w:rsidP="00D76FFB">
      <w:pPr>
        <w:ind w:left="720"/>
        <w:jc w:val="both"/>
        <w:rPr>
          <w:rFonts w:cs="Calibri"/>
          <w:lang w:val="en"/>
        </w:rPr>
      </w:pPr>
    </w:p>
    <w:p w:rsidR="00D76FFB" w:rsidRPr="009D0140" w:rsidRDefault="00D76FFB" w:rsidP="00D76FFB">
      <w:pPr>
        <w:ind w:left="720"/>
        <w:jc w:val="both"/>
        <w:rPr>
          <w:rFonts w:cs="Calibri"/>
          <w:lang w:val="en"/>
        </w:rPr>
      </w:pPr>
      <w:r w:rsidRPr="009D0140">
        <w:rPr>
          <w:rFonts w:cs="Calibri"/>
          <w:lang w:val="en"/>
        </w:rPr>
        <w:t xml:space="preserve">   CHEST 2 VIEWS PA&amp;LAT   </w:t>
      </w:r>
      <w:r>
        <w:rPr>
          <w:rFonts w:cs="Calibri"/>
          <w:lang w:val="en"/>
        </w:rPr>
        <w:t xml:space="preserve">(Alert type name of </w:t>
      </w:r>
      <w:r w:rsidRPr="009D0140">
        <w:rPr>
          <w:rFonts w:cs="Calibri"/>
          <w:lang w:val="en"/>
        </w:rPr>
        <w:t xml:space="preserve"> </w:t>
      </w:r>
      <w:r>
        <w:rPr>
          <w:rFonts w:cs="Calibri"/>
          <w:lang w:val="en"/>
        </w:rPr>
        <w:t>"</w:t>
      </w:r>
      <w:r w:rsidRPr="009D0140">
        <w:rPr>
          <w:rFonts w:cs="Calibri"/>
          <w:lang w:val="en"/>
        </w:rPr>
        <w:t>CHEST 2 VIEW</w:t>
      </w:r>
      <w:r>
        <w:rPr>
          <w:rFonts w:cs="Calibri"/>
          <w:lang w:val="en"/>
        </w:rPr>
        <w:t>S PA&amp;LAT")</w:t>
      </w:r>
    </w:p>
    <w:p w:rsidR="00D76FFB" w:rsidRPr="009D0140" w:rsidRDefault="00D76FFB" w:rsidP="00D76FFB">
      <w:pPr>
        <w:ind w:left="720"/>
        <w:jc w:val="both"/>
        <w:rPr>
          <w:rFonts w:cs="Calibri"/>
          <w:lang w:val="en"/>
        </w:rPr>
      </w:pPr>
      <w:r w:rsidRPr="009D0140">
        <w:rPr>
          <w:rFonts w:cs="Calibri"/>
          <w:lang w:val="en"/>
        </w:rPr>
        <w:t xml:space="preserve">   CHEST OBLIQUE PROJECTIONS </w:t>
      </w:r>
      <w:r>
        <w:rPr>
          <w:rFonts w:cs="Calibri"/>
          <w:lang w:val="en"/>
        </w:rPr>
        <w:t xml:space="preserve">(Alert type name of </w:t>
      </w:r>
      <w:r w:rsidRPr="009D0140">
        <w:rPr>
          <w:rFonts w:cs="Calibri"/>
          <w:lang w:val="en"/>
        </w:rPr>
        <w:t>"CHEST OBLIQUE PROJEC"</w:t>
      </w:r>
      <w:r>
        <w:rPr>
          <w:rFonts w:cs="Calibri"/>
          <w:lang w:val="en"/>
        </w:rPr>
        <w:t>)</w:t>
      </w:r>
    </w:p>
    <w:p w:rsidR="00D76FFB" w:rsidRPr="009D0140" w:rsidRDefault="00D76FFB" w:rsidP="00D76FFB">
      <w:pPr>
        <w:ind w:left="720"/>
        <w:jc w:val="both"/>
        <w:rPr>
          <w:rFonts w:cs="Calibri"/>
          <w:lang w:val="en"/>
        </w:rPr>
      </w:pPr>
      <w:r w:rsidRPr="009D0140">
        <w:rPr>
          <w:rFonts w:cs="Calibri"/>
          <w:lang w:val="en"/>
        </w:rPr>
        <w:t xml:space="preserve">   CHEST SINGLE VIEW   </w:t>
      </w:r>
      <w:r>
        <w:rPr>
          <w:rFonts w:cs="Calibri"/>
          <w:lang w:val="en"/>
        </w:rPr>
        <w:t xml:space="preserve">(Alert type name of </w:t>
      </w:r>
      <w:r w:rsidRPr="009D0140">
        <w:rPr>
          <w:rFonts w:cs="Calibri"/>
          <w:lang w:val="en"/>
        </w:rPr>
        <w:t xml:space="preserve"> </w:t>
      </w:r>
      <w:r>
        <w:rPr>
          <w:rFonts w:cs="Calibri"/>
          <w:lang w:val="en"/>
        </w:rPr>
        <w:t>"</w:t>
      </w:r>
      <w:r w:rsidRPr="009D0140">
        <w:rPr>
          <w:rFonts w:cs="Calibri"/>
          <w:lang w:val="en"/>
        </w:rPr>
        <w:t>CHEST SINGLE</w:t>
      </w:r>
      <w:r>
        <w:rPr>
          <w:rFonts w:cs="Calibri"/>
          <w:lang w:val="en"/>
        </w:rPr>
        <w:t xml:space="preserve"> VIEW</w:t>
      </w:r>
      <w:r w:rsidRPr="009D0140">
        <w:rPr>
          <w:rFonts w:cs="Calibri"/>
          <w:lang w:val="en"/>
        </w:rPr>
        <w:t>"</w:t>
      </w:r>
      <w:r>
        <w:rPr>
          <w:rFonts w:cs="Calibri"/>
          <w:lang w:val="en"/>
        </w:rPr>
        <w:t>)</w:t>
      </w:r>
    </w:p>
    <w:p w:rsidR="00D76FFB" w:rsidRDefault="00D76FFB" w:rsidP="00D76FFB">
      <w:pPr>
        <w:ind w:left="720"/>
        <w:jc w:val="both"/>
        <w:rPr>
          <w:rFonts w:cs="Calibri"/>
          <w:lang w:val="en"/>
        </w:rPr>
      </w:pPr>
      <w:r>
        <w:rPr>
          <w:rFonts w:cs="Calibri"/>
          <w:lang w:val="en"/>
        </w:rPr>
        <w:t xml:space="preserve">   CHEST SPECIAL </w:t>
      </w:r>
      <w:r w:rsidRPr="009D0140">
        <w:rPr>
          <w:rFonts w:cs="Calibri"/>
          <w:lang w:val="en"/>
        </w:rPr>
        <w:t xml:space="preserve">(LDECUB ETC) </w:t>
      </w:r>
      <w:r>
        <w:rPr>
          <w:rFonts w:cs="Calibri"/>
          <w:lang w:val="en"/>
        </w:rPr>
        <w:t xml:space="preserve">(Alert type name of </w:t>
      </w:r>
      <w:r w:rsidRPr="009D0140">
        <w:rPr>
          <w:rFonts w:cs="Calibri"/>
          <w:lang w:val="en"/>
        </w:rPr>
        <w:t>"CHEST SPECIA</w:t>
      </w:r>
      <w:r>
        <w:rPr>
          <w:rFonts w:cs="Calibri"/>
          <w:lang w:val="en"/>
        </w:rPr>
        <w:t>L (LDECU)”)</w:t>
      </w:r>
    </w:p>
    <w:p w:rsidR="00D76FFB" w:rsidRPr="009D0140" w:rsidRDefault="00D76FFB" w:rsidP="00D76FFB">
      <w:pPr>
        <w:ind w:left="720"/>
        <w:jc w:val="both"/>
        <w:rPr>
          <w:rFonts w:cs="Calibri"/>
          <w:lang w:val="en"/>
        </w:rPr>
      </w:pPr>
    </w:p>
    <w:p w:rsidR="00D76FFB" w:rsidRPr="009D0140" w:rsidRDefault="00D76FFB" w:rsidP="00D76FFB">
      <w:pPr>
        <w:ind w:left="720"/>
        <w:jc w:val="both"/>
        <w:rPr>
          <w:rFonts w:cs="Calibri"/>
          <w:lang w:val="en"/>
        </w:rPr>
      </w:pPr>
      <w:r>
        <w:rPr>
          <w:rFonts w:cs="Calibri"/>
          <w:lang w:val="en"/>
        </w:rPr>
        <w:t>A Clinical Champion M.D medical doctor</w:t>
      </w:r>
      <w:r w:rsidRPr="009D0140">
        <w:rPr>
          <w:rFonts w:cs="Calibri"/>
          <w:lang w:val="en"/>
        </w:rPr>
        <w:t xml:space="preserve"> </w:t>
      </w:r>
      <w:r>
        <w:rPr>
          <w:rFonts w:cs="Calibri"/>
          <w:lang w:val="en"/>
        </w:rPr>
        <w:t xml:space="preserve">has </w:t>
      </w:r>
      <w:r w:rsidRPr="009D0140">
        <w:rPr>
          <w:rFonts w:cs="Calibri"/>
          <w:lang w:val="en"/>
        </w:rPr>
        <w:t>also indicated that additional CAT scans have been used for heavy smokers, and for previously diagnosed Lung cancer patients who are in remission</w:t>
      </w:r>
      <w:r>
        <w:rPr>
          <w:rFonts w:cs="Calibri"/>
          <w:lang w:val="en"/>
        </w:rPr>
        <w:t>, but could have reoccurrence</w:t>
      </w:r>
      <w:r w:rsidRPr="009D0140">
        <w:rPr>
          <w:rFonts w:cs="Calibri"/>
          <w:lang w:val="en"/>
        </w:rPr>
        <w:t>.</w:t>
      </w:r>
    </w:p>
    <w:p w:rsidR="00D76FFB" w:rsidRDefault="00D76FFB" w:rsidP="00D76FFB">
      <w:pPr>
        <w:ind w:left="720"/>
        <w:jc w:val="both"/>
        <w:rPr>
          <w:rFonts w:cs="Calibri"/>
          <w:lang w:val="en"/>
        </w:rPr>
      </w:pPr>
      <w:r>
        <w:rPr>
          <w:rFonts w:cs="Calibri"/>
          <w:lang w:val="en"/>
        </w:rPr>
        <w:lastRenderedPageBreak/>
        <w:t>Some of these Alert type names</w:t>
      </w:r>
      <w:r w:rsidRPr="009D0140">
        <w:rPr>
          <w:rFonts w:cs="Calibri"/>
          <w:lang w:val="en"/>
        </w:rPr>
        <w:t xml:space="preserve"> associated with particular procedures for the above including thoracic imaging procedure</w:t>
      </w:r>
      <w:r>
        <w:rPr>
          <w:rFonts w:cs="Calibri"/>
          <w:lang w:val="en"/>
        </w:rPr>
        <w:t>s are the following</w:t>
      </w:r>
      <w:r w:rsidRPr="009D0140">
        <w:rPr>
          <w:rFonts w:cs="Calibri"/>
          <w:lang w:val="en"/>
        </w:rPr>
        <w:t>:</w:t>
      </w:r>
    </w:p>
    <w:p w:rsidR="00D76FFB" w:rsidRPr="009D0140" w:rsidRDefault="00D76FFB" w:rsidP="00D76FFB">
      <w:pPr>
        <w:ind w:left="720"/>
        <w:jc w:val="both"/>
        <w:rPr>
          <w:rFonts w:cs="Calibri"/>
          <w:lang w:val="en"/>
        </w:rPr>
      </w:pPr>
    </w:p>
    <w:p w:rsidR="00D76FFB" w:rsidRDefault="00D76FFB" w:rsidP="00D76FFB">
      <w:pPr>
        <w:ind w:left="720"/>
        <w:jc w:val="both"/>
        <w:rPr>
          <w:rFonts w:cs="Calibri"/>
          <w:lang w:val="en"/>
        </w:rPr>
      </w:pPr>
      <w:r w:rsidRPr="009D0140">
        <w:rPr>
          <w:rFonts w:cs="Calibri"/>
          <w:lang w:val="en"/>
        </w:rPr>
        <w:t>“CT THORAX W/</w:t>
      </w:r>
      <w:r>
        <w:rPr>
          <w:rFonts w:cs="Calibri"/>
          <w:lang w:val="en"/>
        </w:rPr>
        <w:t>O CONT</w:t>
      </w:r>
      <w:r w:rsidRPr="009D0140">
        <w:rPr>
          <w:rFonts w:cs="Calibri"/>
          <w:lang w:val="en"/>
        </w:rPr>
        <w:t xml:space="preserve">", </w:t>
      </w:r>
    </w:p>
    <w:p w:rsidR="00D76FFB" w:rsidRDefault="00D76FFB" w:rsidP="00D76FFB">
      <w:pPr>
        <w:ind w:left="720"/>
        <w:jc w:val="both"/>
        <w:rPr>
          <w:rFonts w:cs="Calibri"/>
          <w:lang w:val="en"/>
        </w:rPr>
      </w:pPr>
      <w:r w:rsidRPr="009D0140">
        <w:rPr>
          <w:rFonts w:cs="Calibri"/>
          <w:lang w:val="en"/>
        </w:rPr>
        <w:t>"CT THORAX W&amp;</w:t>
      </w:r>
      <w:r>
        <w:rPr>
          <w:rFonts w:cs="Calibri"/>
          <w:lang w:val="en"/>
        </w:rPr>
        <w:t>W/O CONT</w:t>
      </w:r>
      <w:r w:rsidRPr="009D0140">
        <w:rPr>
          <w:rFonts w:cs="Calibri"/>
          <w:lang w:val="en"/>
        </w:rPr>
        <w:t xml:space="preserve">", </w:t>
      </w:r>
    </w:p>
    <w:p w:rsidR="00D76FFB" w:rsidRDefault="00D76FFB" w:rsidP="00D76FFB">
      <w:pPr>
        <w:ind w:left="720"/>
        <w:jc w:val="both"/>
        <w:rPr>
          <w:rFonts w:cs="Calibri"/>
          <w:lang w:val="en"/>
        </w:rPr>
      </w:pPr>
      <w:r w:rsidRPr="009D0140">
        <w:rPr>
          <w:rFonts w:cs="Calibri"/>
          <w:lang w:val="en"/>
        </w:rPr>
        <w:t>"CT THORACIC S</w:t>
      </w:r>
      <w:r>
        <w:rPr>
          <w:rFonts w:cs="Calibri"/>
          <w:lang w:val="en"/>
        </w:rPr>
        <w:t>PINE W/O</w:t>
      </w:r>
      <w:r w:rsidRPr="009D0140">
        <w:rPr>
          <w:rFonts w:cs="Calibri"/>
          <w:lang w:val="en"/>
        </w:rPr>
        <w:t>"</w:t>
      </w:r>
      <w:r>
        <w:rPr>
          <w:rFonts w:cs="Calibri"/>
          <w:lang w:val="en"/>
        </w:rPr>
        <w:t xml:space="preserve">, </w:t>
      </w:r>
    </w:p>
    <w:p w:rsidR="00D76FFB" w:rsidRDefault="00D76FFB" w:rsidP="00D76FFB">
      <w:pPr>
        <w:ind w:left="720"/>
        <w:jc w:val="both"/>
        <w:rPr>
          <w:rFonts w:cs="Calibri"/>
          <w:lang w:val="en"/>
        </w:rPr>
      </w:pPr>
      <w:r>
        <w:rPr>
          <w:rFonts w:cs="Calibri"/>
          <w:lang w:val="en"/>
        </w:rPr>
        <w:t>“</w:t>
      </w:r>
      <w:r w:rsidRPr="009D0140">
        <w:rPr>
          <w:rFonts w:cs="Calibri"/>
          <w:lang w:val="en"/>
        </w:rPr>
        <w:t>CT</w:t>
      </w:r>
      <w:r>
        <w:rPr>
          <w:rFonts w:cs="Calibri"/>
          <w:lang w:val="en"/>
        </w:rPr>
        <w:t xml:space="preserve"> THORAX W/CONT, and </w:t>
      </w:r>
    </w:p>
    <w:p w:rsidR="00D76FFB" w:rsidRDefault="00D76FFB" w:rsidP="00D76FFB">
      <w:pPr>
        <w:ind w:left="720"/>
        <w:jc w:val="both"/>
        <w:rPr>
          <w:rFonts w:cs="Calibri"/>
          <w:lang w:val="en"/>
        </w:rPr>
      </w:pPr>
      <w:r>
        <w:rPr>
          <w:rFonts w:cs="Calibri"/>
          <w:lang w:val="en"/>
        </w:rPr>
        <w:t xml:space="preserve">“CT THORACIC SPINE W&amp;” </w:t>
      </w:r>
      <w:r w:rsidRPr="009D0140">
        <w:rPr>
          <w:rFonts w:cs="Calibri"/>
          <w:lang w:val="en"/>
        </w:rPr>
        <w:t xml:space="preserve">as truncated names in Alert </w:t>
      </w:r>
      <w:r>
        <w:rPr>
          <w:rFonts w:cs="Calibri"/>
          <w:lang w:val="en"/>
        </w:rPr>
        <w:t>T</w:t>
      </w:r>
      <w:r w:rsidRPr="009D0140">
        <w:rPr>
          <w:rFonts w:cs="Calibri"/>
          <w:lang w:val="en"/>
        </w:rPr>
        <w:t xml:space="preserve">racking </w:t>
      </w:r>
      <w:r>
        <w:rPr>
          <w:rFonts w:cs="Calibri"/>
          <w:lang w:val="en"/>
        </w:rPr>
        <w:t xml:space="preserve">file </w:t>
      </w:r>
      <w:r w:rsidRPr="009D0140">
        <w:rPr>
          <w:rFonts w:cs="Calibri"/>
          <w:lang w:val="en"/>
        </w:rPr>
        <w:t>entries standing for such procedure as below:</w:t>
      </w:r>
    </w:p>
    <w:p w:rsidR="00D76FFB" w:rsidRPr="009D0140" w:rsidRDefault="00D76FFB" w:rsidP="00D76FFB">
      <w:pPr>
        <w:ind w:left="720"/>
        <w:jc w:val="both"/>
        <w:rPr>
          <w:rFonts w:cs="Calibri"/>
          <w:lang w:val="en"/>
        </w:rPr>
      </w:pPr>
    </w:p>
    <w:p w:rsidR="00D76FFB" w:rsidRPr="009D0140" w:rsidRDefault="00D76FFB" w:rsidP="00D76FFB">
      <w:pPr>
        <w:ind w:left="720"/>
        <w:jc w:val="both"/>
        <w:rPr>
          <w:rFonts w:cs="Calibri"/>
          <w:lang w:val="en"/>
        </w:rPr>
      </w:pPr>
      <w:r w:rsidRPr="009D0140">
        <w:rPr>
          <w:rFonts w:cs="Calibri"/>
          <w:lang w:val="en"/>
        </w:rPr>
        <w:t xml:space="preserve">  </w:t>
      </w:r>
      <w:r>
        <w:rPr>
          <w:rFonts w:cs="Calibri"/>
          <w:lang w:val="en"/>
        </w:rPr>
        <w:t xml:space="preserve"> CT THORACIC SPINE W&amp;</w:t>
      </w:r>
      <w:r w:rsidRPr="009D0140">
        <w:rPr>
          <w:rFonts w:cs="Calibri"/>
          <w:lang w:val="en"/>
        </w:rPr>
        <w:t xml:space="preserve">W/O CONTRAST   </w:t>
      </w:r>
      <w:r>
        <w:rPr>
          <w:rFonts w:cs="Calibri"/>
          <w:lang w:val="en"/>
        </w:rPr>
        <w:t>(Alert type name of "CT THORACIC SPINE W&amp;")</w:t>
      </w:r>
    </w:p>
    <w:p w:rsidR="00D76FFB" w:rsidRPr="009D0140" w:rsidRDefault="00D76FFB" w:rsidP="00D76FFB">
      <w:pPr>
        <w:ind w:left="720"/>
        <w:jc w:val="both"/>
        <w:rPr>
          <w:rFonts w:cs="Calibri"/>
          <w:lang w:val="en"/>
        </w:rPr>
      </w:pPr>
      <w:r w:rsidRPr="009D0140">
        <w:rPr>
          <w:rFonts w:cs="Calibri"/>
          <w:lang w:val="en"/>
        </w:rPr>
        <w:t xml:space="preserve">   CT THORACIC SPINE W/O CONT   </w:t>
      </w:r>
      <w:r>
        <w:rPr>
          <w:rFonts w:cs="Calibri"/>
          <w:lang w:val="en"/>
        </w:rPr>
        <w:t xml:space="preserve">(Alert type name of  </w:t>
      </w:r>
      <w:r w:rsidRPr="009D0140">
        <w:rPr>
          <w:rFonts w:cs="Calibri"/>
          <w:lang w:val="en"/>
        </w:rPr>
        <w:t>"CT THORACIC S</w:t>
      </w:r>
      <w:r>
        <w:rPr>
          <w:rFonts w:cs="Calibri"/>
          <w:lang w:val="en"/>
        </w:rPr>
        <w:t>PINE W/O</w:t>
      </w:r>
      <w:r w:rsidRPr="009D0140">
        <w:rPr>
          <w:rFonts w:cs="Calibri"/>
          <w:lang w:val="en"/>
        </w:rPr>
        <w:t>"</w:t>
      </w:r>
      <w:r>
        <w:rPr>
          <w:rFonts w:cs="Calibri"/>
          <w:lang w:val="en"/>
        </w:rPr>
        <w:t>)</w:t>
      </w:r>
    </w:p>
    <w:p w:rsidR="00D76FFB" w:rsidRPr="009D0140" w:rsidRDefault="00D76FFB" w:rsidP="00D76FFB">
      <w:pPr>
        <w:ind w:left="720"/>
        <w:jc w:val="both"/>
        <w:rPr>
          <w:rFonts w:cs="Calibri"/>
          <w:lang w:val="en"/>
        </w:rPr>
      </w:pPr>
      <w:r w:rsidRPr="009D0140">
        <w:rPr>
          <w:rFonts w:cs="Calibri"/>
          <w:lang w:val="en"/>
        </w:rPr>
        <w:t xml:space="preserve">   CT THORAX W&amp;W/O CONT   </w:t>
      </w:r>
      <w:r>
        <w:rPr>
          <w:rFonts w:cs="Calibri"/>
          <w:lang w:val="en"/>
        </w:rPr>
        <w:t xml:space="preserve">(Alert type name of </w:t>
      </w:r>
      <w:r w:rsidRPr="009D0140">
        <w:rPr>
          <w:rFonts w:cs="Calibri"/>
          <w:lang w:val="en"/>
        </w:rPr>
        <w:t>"CT THORAX W&amp;</w:t>
      </w:r>
      <w:r>
        <w:rPr>
          <w:rFonts w:cs="Calibri"/>
          <w:lang w:val="en"/>
        </w:rPr>
        <w:t>W/O CONT</w:t>
      </w:r>
      <w:r w:rsidRPr="009D0140">
        <w:rPr>
          <w:rFonts w:cs="Calibri"/>
          <w:lang w:val="en"/>
        </w:rPr>
        <w:t>"</w:t>
      </w:r>
      <w:r>
        <w:rPr>
          <w:rFonts w:cs="Calibri"/>
          <w:lang w:val="en"/>
        </w:rPr>
        <w:t>)</w:t>
      </w:r>
    </w:p>
    <w:p w:rsidR="00D76FFB" w:rsidRPr="009D0140" w:rsidRDefault="00D76FFB" w:rsidP="00D76FFB">
      <w:pPr>
        <w:ind w:left="720"/>
        <w:jc w:val="both"/>
        <w:rPr>
          <w:rFonts w:cs="Calibri"/>
          <w:lang w:val="en"/>
        </w:rPr>
      </w:pPr>
      <w:r w:rsidRPr="009D0140">
        <w:rPr>
          <w:rFonts w:cs="Calibri"/>
          <w:lang w:val="en"/>
        </w:rPr>
        <w:t xml:space="preserve">   CT THORAX W/CONT   </w:t>
      </w:r>
      <w:r>
        <w:rPr>
          <w:rFonts w:cs="Calibri"/>
          <w:lang w:val="en"/>
        </w:rPr>
        <w:t xml:space="preserve">(Alert type name of </w:t>
      </w:r>
      <w:r w:rsidRPr="009D0140">
        <w:rPr>
          <w:rFonts w:cs="Calibri"/>
          <w:lang w:val="en"/>
        </w:rPr>
        <w:t xml:space="preserve"> </w:t>
      </w:r>
      <w:r>
        <w:rPr>
          <w:rFonts w:cs="Calibri"/>
          <w:lang w:val="en"/>
        </w:rPr>
        <w:t>"</w:t>
      </w:r>
      <w:r w:rsidRPr="00862990">
        <w:rPr>
          <w:rFonts w:cs="Calibri"/>
          <w:lang w:val="en"/>
        </w:rPr>
        <w:t xml:space="preserve"> </w:t>
      </w:r>
      <w:r w:rsidRPr="009D0140">
        <w:rPr>
          <w:rFonts w:cs="Calibri"/>
          <w:lang w:val="en"/>
        </w:rPr>
        <w:t>CT</w:t>
      </w:r>
      <w:r>
        <w:rPr>
          <w:rFonts w:cs="Calibri"/>
          <w:lang w:val="en"/>
        </w:rPr>
        <w:t xml:space="preserve"> THORAX W/CONT")</w:t>
      </w:r>
    </w:p>
    <w:p w:rsidR="00D76FFB" w:rsidRPr="009D0140" w:rsidRDefault="00D76FFB" w:rsidP="00D76FFB">
      <w:pPr>
        <w:ind w:left="720"/>
        <w:jc w:val="both"/>
        <w:rPr>
          <w:rFonts w:cs="Calibri"/>
          <w:lang w:val="en"/>
        </w:rPr>
      </w:pPr>
      <w:r w:rsidRPr="009D0140">
        <w:rPr>
          <w:rFonts w:cs="Calibri"/>
          <w:lang w:val="en"/>
        </w:rPr>
        <w:t xml:space="preserve">   CT THORAX W/O CONT   </w:t>
      </w:r>
      <w:r>
        <w:rPr>
          <w:rFonts w:cs="Calibri"/>
          <w:lang w:val="en"/>
        </w:rPr>
        <w:t xml:space="preserve">(Alert type name of </w:t>
      </w:r>
      <w:r w:rsidRPr="009D0140">
        <w:rPr>
          <w:rFonts w:cs="Calibri"/>
          <w:lang w:val="en"/>
        </w:rPr>
        <w:t xml:space="preserve"> </w:t>
      </w:r>
      <w:r>
        <w:rPr>
          <w:rFonts w:cs="Calibri"/>
          <w:lang w:val="en"/>
        </w:rPr>
        <w:t>“</w:t>
      </w:r>
      <w:r w:rsidRPr="009D0140">
        <w:rPr>
          <w:rFonts w:cs="Calibri"/>
          <w:lang w:val="en"/>
        </w:rPr>
        <w:t>CT THORAX W/O CONT</w:t>
      </w:r>
      <w:r>
        <w:rPr>
          <w:rFonts w:cs="Calibri"/>
          <w:lang w:val="en"/>
        </w:rPr>
        <w:t xml:space="preserve"> ")</w:t>
      </w:r>
    </w:p>
    <w:p w:rsidR="00A758A2" w:rsidRPr="00717C19" w:rsidRDefault="00A758A2" w:rsidP="00A758A2">
      <w:pPr>
        <w:pStyle w:val="BodyText"/>
      </w:pPr>
    </w:p>
    <w:p w:rsidR="00A758A2" w:rsidRDefault="00A758A2" w:rsidP="00602098">
      <w:pPr>
        <w:pStyle w:val="Heading1"/>
        <w:numPr>
          <w:ilvl w:val="0"/>
          <w:numId w:val="0"/>
        </w:numPr>
      </w:pPr>
      <w:bookmarkStart w:id="139" w:name="_Toc439869816"/>
      <w:r>
        <w:t xml:space="preserve">7.3 </w:t>
      </w:r>
      <w:r w:rsidRPr="002F6233">
        <w:t>Append</w:t>
      </w:r>
      <w:r>
        <w:t>ix C</w:t>
      </w:r>
      <w:r w:rsidRPr="002F6233">
        <w:t xml:space="preserve"> – </w:t>
      </w:r>
      <w:r>
        <w:t>Example KB Editing Steps from determined</w:t>
      </w:r>
      <w:r w:rsidRPr="002F6233">
        <w:t xml:space="preserve"> </w:t>
      </w:r>
      <w:r w:rsidRPr="004E1E2D">
        <w:t>Imaging Alert Category and Alert Types for Lung Cancer Detection</w:t>
      </w:r>
      <w:bookmarkEnd w:id="139"/>
      <w:r>
        <w:t xml:space="preserve"> </w:t>
      </w:r>
      <w:r>
        <w:rPr>
          <w:szCs w:val="36"/>
        </w:rPr>
        <w:t xml:space="preserve"> </w:t>
      </w:r>
    </w:p>
    <w:p w:rsidR="00D76FFB" w:rsidRDefault="00D76FFB" w:rsidP="00D76FFB">
      <w:pPr>
        <w:pStyle w:val="BodyText"/>
        <w:ind w:left="990"/>
      </w:pPr>
    </w:p>
    <w:p w:rsidR="00D76FFB" w:rsidRDefault="00D76FFB" w:rsidP="00D76FFB">
      <w:pPr>
        <w:pStyle w:val="BodyText"/>
        <w:numPr>
          <w:ilvl w:val="0"/>
          <w:numId w:val="44"/>
        </w:numPr>
      </w:pPr>
      <w:r>
        <w:t>First, m</w:t>
      </w:r>
      <w:r w:rsidRPr="008A3E8F">
        <w:t>ake an additional</w:t>
      </w:r>
      <w:r>
        <w:t xml:space="preserve"> new Alert Category name for </w:t>
      </w:r>
      <w:r w:rsidRPr="008A3E8F">
        <w:t>Code 1 Tumor</w:t>
      </w:r>
      <w:r>
        <w:t>s with the name</w:t>
      </w:r>
      <w:r w:rsidRPr="008A3E8F">
        <w:t xml:space="preserve"> "Code 1 TUMOR Abnormal Imaging Results:</w:t>
      </w:r>
      <w:proofErr w:type="gramStart"/>
      <w:r w:rsidRPr="008A3E8F">
        <w:t>"</w:t>
      </w:r>
      <w:r>
        <w:t>.</w:t>
      </w:r>
      <w:proofErr w:type="gramEnd"/>
      <w:r>
        <w:t xml:space="preserve">  Add this new Alert </w:t>
      </w:r>
      <w:r w:rsidRPr="008A3E8F">
        <w:t xml:space="preserve">Category entry </w:t>
      </w:r>
      <w:r>
        <w:t xml:space="preserve">from the “Alert Category” tab </w:t>
      </w:r>
      <w:r w:rsidRPr="008A3E8F">
        <w:t>using the “Add” feature</w:t>
      </w:r>
      <w:r>
        <w:t>.  See “Add” below.</w:t>
      </w:r>
    </w:p>
    <w:p w:rsidR="00D76FFB" w:rsidRDefault="00D76FFB" w:rsidP="00D76FFB">
      <w:pPr>
        <w:pStyle w:val="BodyText"/>
        <w:ind w:left="720"/>
      </w:pPr>
      <w:r>
        <w:rPr>
          <w:noProof/>
        </w:rPr>
        <w:lastRenderedPageBreak/>
        <w:drawing>
          <wp:inline distT="0" distB="0" distL="0" distR="0" wp14:anchorId="3E5EA1AF" wp14:editId="4F6D7E81">
            <wp:extent cx="5143500" cy="3708400"/>
            <wp:effectExtent l="0" t="0" r="0" b="6350"/>
            <wp:docPr id="13" name="Picture 39" descr="Add a New Alert Categ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dd a New Alert Category"/>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43500" cy="3708400"/>
                    </a:xfrm>
                    <a:prstGeom prst="rect">
                      <a:avLst/>
                    </a:prstGeom>
                    <a:noFill/>
                    <a:ln>
                      <a:noFill/>
                    </a:ln>
                  </pic:spPr>
                </pic:pic>
              </a:graphicData>
            </a:graphic>
          </wp:inline>
        </w:drawing>
      </w:r>
    </w:p>
    <w:p w:rsidR="00D76FFB" w:rsidRDefault="00D76FFB" w:rsidP="00D76FFB">
      <w:pPr>
        <w:pStyle w:val="BodyText"/>
        <w:ind w:left="720"/>
      </w:pPr>
    </w:p>
    <w:p w:rsidR="00D76FFB" w:rsidRDefault="00D76FFB" w:rsidP="00D76FFB">
      <w:pPr>
        <w:pStyle w:val="BodyText"/>
        <w:ind w:left="720"/>
      </w:pPr>
      <w:r>
        <w:t>Set the Description as “</w:t>
      </w:r>
      <w:r w:rsidRPr="008A3E8F">
        <w:t>Code 1 TUMOR Abnormal Imaging Results:</w:t>
      </w:r>
      <w:r>
        <w:t>”, set “No” for “Delete Alert”, and Check the “Upon Follow-up Action” Checkbox, and set the Notification type to “ABNL IMAGING RESLT, NEEDS ATTN”   (25)</w:t>
      </w:r>
    </w:p>
    <w:p w:rsidR="00D76FFB" w:rsidRDefault="00D76FFB" w:rsidP="00D76FFB">
      <w:pPr>
        <w:pStyle w:val="BodyText"/>
        <w:numPr>
          <w:ilvl w:val="0"/>
          <w:numId w:val="44"/>
        </w:numPr>
      </w:pPr>
      <w:r>
        <w:t>Next, m</w:t>
      </w:r>
      <w:r w:rsidRPr="008A3E8F">
        <w:t>ake an additional</w:t>
      </w:r>
      <w:r>
        <w:t xml:space="preserve"> new Alert Category name for </w:t>
      </w:r>
      <w:proofErr w:type="spellStart"/>
      <w:r>
        <w:t>Abnl</w:t>
      </w:r>
      <w:proofErr w:type="spellEnd"/>
      <w:r>
        <w:t xml:space="preserve"> Imaging </w:t>
      </w:r>
      <w:proofErr w:type="spellStart"/>
      <w:r>
        <w:t>Reslt</w:t>
      </w:r>
      <w:proofErr w:type="spellEnd"/>
      <w:r>
        <w:t xml:space="preserve">: Needs </w:t>
      </w:r>
      <w:proofErr w:type="spellStart"/>
      <w:r>
        <w:t>Atn</w:t>
      </w:r>
      <w:proofErr w:type="spellEnd"/>
      <w:r w:rsidRPr="00D00568">
        <w:t>:” with</w:t>
      </w:r>
      <w:r>
        <w:t xml:space="preserve"> the name</w:t>
      </w:r>
      <w:r w:rsidRPr="008A3E8F">
        <w:t xml:space="preserve"> "</w:t>
      </w:r>
      <w:proofErr w:type="spellStart"/>
      <w:r>
        <w:t>Abnl</w:t>
      </w:r>
      <w:proofErr w:type="spellEnd"/>
      <w:r>
        <w:t xml:space="preserve"> Imaging </w:t>
      </w:r>
      <w:proofErr w:type="spellStart"/>
      <w:r>
        <w:t>Reslt</w:t>
      </w:r>
      <w:proofErr w:type="spellEnd"/>
      <w:r>
        <w:t xml:space="preserve">: Needs </w:t>
      </w:r>
      <w:proofErr w:type="spellStart"/>
      <w:r>
        <w:t>At</w:t>
      </w:r>
      <w:r w:rsidRPr="00D00568">
        <w:t>n</w:t>
      </w:r>
      <w:proofErr w:type="spellEnd"/>
      <w:r w:rsidRPr="00D00568">
        <w:t>:"</w:t>
      </w:r>
      <w:r>
        <w:t xml:space="preserve">.  Add this new Alert </w:t>
      </w:r>
      <w:r w:rsidRPr="008A3E8F">
        <w:t xml:space="preserve">Category entry </w:t>
      </w:r>
      <w:r>
        <w:t xml:space="preserve">from the “Alert Category” tab </w:t>
      </w:r>
      <w:r w:rsidRPr="008A3E8F">
        <w:t>using the “Add” feature</w:t>
      </w:r>
      <w:r>
        <w:t>.  See “Add” above. Set the Description as “</w:t>
      </w:r>
      <w:proofErr w:type="spellStart"/>
      <w:r>
        <w:t>Abnl</w:t>
      </w:r>
      <w:proofErr w:type="spellEnd"/>
      <w:r>
        <w:t xml:space="preserve"> Imaging </w:t>
      </w:r>
      <w:proofErr w:type="spellStart"/>
      <w:r>
        <w:t>Reslt</w:t>
      </w:r>
      <w:proofErr w:type="spellEnd"/>
      <w:r>
        <w:t xml:space="preserve">: Needs </w:t>
      </w:r>
      <w:proofErr w:type="spellStart"/>
      <w:r>
        <w:t>At</w:t>
      </w:r>
      <w:r w:rsidRPr="00D00568">
        <w:t>n</w:t>
      </w:r>
      <w:proofErr w:type="spellEnd"/>
      <w:r>
        <w:t>”, set “No” for “Delete Alert”, and Check the “Upon Follow-up Action” Checkbox, and set the Notification type to “ABNL IMAGING RESLT, NEEDS ATTN”   (25)</w:t>
      </w:r>
    </w:p>
    <w:p w:rsidR="00D76FFB" w:rsidRPr="00717C19" w:rsidRDefault="00D76FFB" w:rsidP="00D76FFB">
      <w:pPr>
        <w:pStyle w:val="BodyText"/>
        <w:ind w:left="720"/>
      </w:pPr>
    </w:p>
    <w:p w:rsidR="00D76FFB" w:rsidRPr="00D15269" w:rsidRDefault="00D76FFB" w:rsidP="00D76FFB">
      <w:pPr>
        <w:pStyle w:val="ListParagraph"/>
        <w:numPr>
          <w:ilvl w:val="0"/>
          <w:numId w:val="44"/>
        </w:numPr>
        <w:spacing w:after="200" w:line="276" w:lineRule="auto"/>
      </w:pPr>
      <w:r>
        <w:t>Us</w:t>
      </w:r>
      <w:r w:rsidRPr="009D0140">
        <w:t xml:space="preserve">e the “COPY” function of the KB editor to make a copy of the Alert type “CHEST 2 VIEWS FRONT” to each </w:t>
      </w:r>
      <w:r>
        <w:t xml:space="preserve">of these </w:t>
      </w:r>
      <w:r w:rsidRPr="009D0140">
        <w:t>truncated name</w:t>
      </w:r>
      <w:r>
        <w:t>s</w:t>
      </w:r>
      <w:r w:rsidRPr="009D0140">
        <w:t xml:space="preserve"> for Alert Type from the </w:t>
      </w:r>
      <w:r>
        <w:t xml:space="preserve">two </w:t>
      </w:r>
      <w:r w:rsidRPr="009D0140">
        <w:t xml:space="preserve">lists </w:t>
      </w:r>
      <w:r>
        <w:t>below:</w:t>
      </w:r>
    </w:p>
    <w:p w:rsidR="00D76FFB" w:rsidRDefault="00D76FFB" w:rsidP="00D76FFB">
      <w:pPr>
        <w:pStyle w:val="BodyText"/>
        <w:ind w:left="720"/>
      </w:pPr>
      <w:r>
        <w:t xml:space="preserve">"CHEST 2 VIEW", </w:t>
      </w:r>
    </w:p>
    <w:p w:rsidR="00D76FFB" w:rsidRDefault="00D76FFB" w:rsidP="00D76FFB">
      <w:pPr>
        <w:pStyle w:val="BodyText"/>
        <w:ind w:left="720"/>
      </w:pPr>
      <w:r>
        <w:t xml:space="preserve">"CHEST OBLIQU", </w:t>
      </w:r>
    </w:p>
    <w:p w:rsidR="00D76FFB" w:rsidRDefault="00D76FFB" w:rsidP="00D76FFB">
      <w:pPr>
        <w:pStyle w:val="BodyText"/>
        <w:ind w:left="720"/>
      </w:pPr>
      <w:r>
        <w:t xml:space="preserve">"CHEST SINGLE", </w:t>
      </w:r>
    </w:p>
    <w:p w:rsidR="00D76FFB" w:rsidRDefault="00D76FFB" w:rsidP="00D76FFB">
      <w:pPr>
        <w:pStyle w:val="BodyText"/>
        <w:ind w:left="720"/>
      </w:pPr>
      <w:r>
        <w:t xml:space="preserve">"CHEST SPECIA" </w:t>
      </w:r>
    </w:p>
    <w:p w:rsidR="00D76FFB" w:rsidRDefault="00D76FFB" w:rsidP="00D76FFB">
      <w:pPr>
        <w:pStyle w:val="BodyText"/>
        <w:ind w:left="720"/>
      </w:pPr>
      <w:r>
        <w:t xml:space="preserve"> and </w:t>
      </w:r>
    </w:p>
    <w:p w:rsidR="00D76FFB" w:rsidRDefault="00D76FFB" w:rsidP="00D76FFB">
      <w:pPr>
        <w:pStyle w:val="BodyText"/>
        <w:ind w:left="720"/>
      </w:pPr>
      <w:r>
        <w:t>“CT THORAX W/",</w:t>
      </w:r>
    </w:p>
    <w:p w:rsidR="00D76FFB" w:rsidRDefault="00D76FFB" w:rsidP="00D76FFB">
      <w:pPr>
        <w:pStyle w:val="BodyText"/>
        <w:ind w:left="720"/>
      </w:pPr>
      <w:r>
        <w:t>"CT THORAX W&amp;",</w:t>
      </w:r>
    </w:p>
    <w:p w:rsidR="00D76FFB" w:rsidRDefault="00D76FFB" w:rsidP="00D76FFB">
      <w:pPr>
        <w:pStyle w:val="BodyText"/>
        <w:ind w:left="720"/>
      </w:pPr>
      <w:r>
        <w:lastRenderedPageBreak/>
        <w:t>"CT THORACIC S"</w:t>
      </w:r>
    </w:p>
    <w:p w:rsidR="00D76FFB" w:rsidRDefault="00D76FFB" w:rsidP="00D76FFB">
      <w:pPr>
        <w:pStyle w:val="BodyText"/>
        <w:ind w:left="720"/>
      </w:pPr>
    </w:p>
    <w:p w:rsidR="00D76FFB" w:rsidRPr="009D0140" w:rsidRDefault="00D76FFB" w:rsidP="00D76FFB">
      <w:pPr>
        <w:pStyle w:val="BodyText"/>
        <w:ind w:left="720"/>
      </w:pPr>
      <w:r w:rsidRPr="009D0140">
        <w:t>Specify the Alert Category for each new Alert type as "Code 1 TUMOR Abnormal Imaging Results:"</w:t>
      </w:r>
      <w:r>
        <w:t>.</w:t>
      </w:r>
      <w:r w:rsidRPr="009D0140">
        <w:t xml:space="preserve"> </w:t>
      </w:r>
      <w:r>
        <w:t xml:space="preserve"> </w:t>
      </w:r>
      <w:r w:rsidRPr="009D0140">
        <w:t xml:space="preserve">All the characteristics of first Alert Type “CHEST 2 VIEWS FRONT” are carried to the elements of the </w:t>
      </w:r>
      <w:r>
        <w:t xml:space="preserve">newly </w:t>
      </w:r>
      <w:r w:rsidRPr="009D0140">
        <w:t>“copied” Alert type including orders/follow-up/comment actions and same TIU Template and associated Reminder Dialog.</w:t>
      </w:r>
    </w:p>
    <w:p w:rsidR="00D76FFB" w:rsidRDefault="00D76FFB" w:rsidP="00D76FFB"/>
    <w:p w:rsidR="00D76FFB" w:rsidRPr="00D15269" w:rsidRDefault="00D76FFB" w:rsidP="00D76FFB">
      <w:pPr>
        <w:pStyle w:val="ListParagraph"/>
        <w:numPr>
          <w:ilvl w:val="0"/>
          <w:numId w:val="44"/>
        </w:numPr>
        <w:spacing w:after="200" w:line="276" w:lineRule="auto"/>
      </w:pPr>
      <w:r w:rsidRPr="009D0140">
        <w:t xml:space="preserve">Use the “COPY” function of the KB editor to make a copy of the Alert type “CHEST 2 VIEWS FRONT” to each </w:t>
      </w:r>
      <w:r>
        <w:t xml:space="preserve">of these </w:t>
      </w:r>
      <w:r w:rsidRPr="009D0140">
        <w:t>truncated name</w:t>
      </w:r>
      <w:r>
        <w:t>s</w:t>
      </w:r>
      <w:r w:rsidRPr="009D0140">
        <w:t xml:space="preserve"> for Alert Type from the </w:t>
      </w:r>
      <w:r>
        <w:t xml:space="preserve">two </w:t>
      </w:r>
      <w:r w:rsidRPr="009D0140">
        <w:t xml:space="preserve">lists </w:t>
      </w:r>
      <w:r>
        <w:t>below:</w:t>
      </w:r>
      <w:r w:rsidRPr="009D0140">
        <w:t xml:space="preserve"> </w:t>
      </w:r>
    </w:p>
    <w:p w:rsidR="00D76FFB" w:rsidRDefault="00D76FFB" w:rsidP="00D76FFB">
      <w:pPr>
        <w:pStyle w:val="BodyText"/>
        <w:ind w:left="720"/>
      </w:pPr>
      <w:r>
        <w:t xml:space="preserve">"CHEST 2 VIEWS PA&amp;LAT", </w:t>
      </w:r>
    </w:p>
    <w:p w:rsidR="00D76FFB" w:rsidRDefault="00D76FFB" w:rsidP="00D76FFB">
      <w:pPr>
        <w:pStyle w:val="BodyText"/>
        <w:ind w:left="720"/>
      </w:pPr>
      <w:r>
        <w:t xml:space="preserve">"CHEST OBLIQUE PROJEC", </w:t>
      </w:r>
    </w:p>
    <w:p w:rsidR="00D76FFB" w:rsidRDefault="00D76FFB" w:rsidP="00D76FFB">
      <w:pPr>
        <w:pStyle w:val="BodyText"/>
        <w:ind w:left="720"/>
      </w:pPr>
      <w:r>
        <w:t xml:space="preserve">"CHEST SINGLE VIEW", </w:t>
      </w:r>
    </w:p>
    <w:p w:rsidR="00D76FFB" w:rsidRDefault="00D76FFB" w:rsidP="00D76FFB">
      <w:pPr>
        <w:pStyle w:val="BodyText"/>
        <w:ind w:left="720"/>
      </w:pPr>
      <w:r>
        <w:t>"CHEST SPECIAL (LDECU",</w:t>
      </w:r>
    </w:p>
    <w:p w:rsidR="00D76FFB" w:rsidRDefault="00D76FFB" w:rsidP="00D76FFB">
      <w:pPr>
        <w:pStyle w:val="BodyText"/>
        <w:ind w:left="720"/>
      </w:pPr>
      <w:r>
        <w:t>and</w:t>
      </w:r>
    </w:p>
    <w:p w:rsidR="00D76FFB" w:rsidRDefault="00D76FFB" w:rsidP="00D76FFB">
      <w:pPr>
        <w:pStyle w:val="BodyText"/>
        <w:ind w:left="720"/>
      </w:pPr>
      <w:r>
        <w:t>“CT THORAX W/O CONT",</w:t>
      </w:r>
    </w:p>
    <w:p w:rsidR="00D76FFB" w:rsidRDefault="00D76FFB" w:rsidP="00D76FFB">
      <w:pPr>
        <w:pStyle w:val="BodyText"/>
        <w:ind w:left="720"/>
      </w:pPr>
      <w:r>
        <w:t>"CT THORAX W&amp;W/O CONT",</w:t>
      </w:r>
    </w:p>
    <w:p w:rsidR="00D76FFB" w:rsidRDefault="00D76FFB" w:rsidP="00D76FFB">
      <w:pPr>
        <w:pStyle w:val="BodyText"/>
        <w:ind w:left="720"/>
      </w:pPr>
      <w:r>
        <w:t>"CT THORACIC SPINE W/O"</w:t>
      </w:r>
    </w:p>
    <w:p w:rsidR="00D76FFB" w:rsidRDefault="00D76FFB" w:rsidP="00D76FFB">
      <w:pPr>
        <w:pStyle w:val="BodyText"/>
        <w:ind w:left="720"/>
        <w:rPr>
          <w:rFonts w:cs="Calibri"/>
          <w:lang w:val="en"/>
        </w:rPr>
      </w:pPr>
      <w:r>
        <w:rPr>
          <w:rFonts w:cs="Calibri"/>
          <w:lang w:val="en"/>
        </w:rPr>
        <w:t>“</w:t>
      </w:r>
      <w:r w:rsidRPr="009D0140">
        <w:rPr>
          <w:rFonts w:cs="Calibri"/>
          <w:lang w:val="en"/>
        </w:rPr>
        <w:t>CT</w:t>
      </w:r>
      <w:r>
        <w:rPr>
          <w:rFonts w:cs="Calibri"/>
          <w:lang w:val="en"/>
        </w:rPr>
        <w:t xml:space="preserve"> THORAX W/CONT “</w:t>
      </w:r>
    </w:p>
    <w:p w:rsidR="00D76FFB" w:rsidRDefault="00D76FFB" w:rsidP="00D76FFB">
      <w:pPr>
        <w:pStyle w:val="BodyText"/>
        <w:ind w:left="720"/>
        <w:rPr>
          <w:rFonts w:cs="Calibri"/>
          <w:lang w:val="en"/>
        </w:rPr>
      </w:pPr>
      <w:r>
        <w:rPr>
          <w:rFonts w:cs="Calibri"/>
          <w:lang w:val="en"/>
        </w:rPr>
        <w:t>“CT THORACIC SPINE W&amp;”</w:t>
      </w:r>
    </w:p>
    <w:p w:rsidR="00D76FFB" w:rsidRDefault="00D76FFB" w:rsidP="00D76FFB">
      <w:pPr>
        <w:pStyle w:val="BodyText"/>
        <w:ind w:left="720"/>
      </w:pPr>
    </w:p>
    <w:p w:rsidR="00D76FFB" w:rsidRDefault="00D76FFB" w:rsidP="00D76FFB">
      <w:pPr>
        <w:pStyle w:val="BodyText"/>
        <w:ind w:left="720"/>
      </w:pPr>
      <w:r w:rsidRPr="009D0140">
        <w:t xml:space="preserve">Specify the Alert Category for each new Alert type as </w:t>
      </w:r>
      <w:r>
        <w:t xml:space="preserve">the </w:t>
      </w:r>
      <w:r w:rsidRPr="008A3E8F">
        <w:t>"</w:t>
      </w:r>
      <w:proofErr w:type="spellStart"/>
      <w:r>
        <w:t>Abnl</w:t>
      </w:r>
      <w:proofErr w:type="spellEnd"/>
      <w:r>
        <w:t xml:space="preserve"> Imaging </w:t>
      </w:r>
      <w:proofErr w:type="spellStart"/>
      <w:r>
        <w:t>Reslt</w:t>
      </w:r>
      <w:proofErr w:type="spellEnd"/>
      <w:r>
        <w:t xml:space="preserve">: Needs </w:t>
      </w:r>
      <w:proofErr w:type="spellStart"/>
      <w:r>
        <w:t>At</w:t>
      </w:r>
      <w:r w:rsidRPr="00D00568">
        <w:t>n</w:t>
      </w:r>
      <w:proofErr w:type="spellEnd"/>
      <w:r w:rsidRPr="00D00568">
        <w:t>:"</w:t>
      </w:r>
      <w:r>
        <w:t>.</w:t>
      </w:r>
      <w:r w:rsidRPr="009D0140">
        <w:t xml:space="preserve"> </w:t>
      </w:r>
      <w:r>
        <w:t xml:space="preserve"> </w:t>
      </w:r>
    </w:p>
    <w:p w:rsidR="00D76FFB" w:rsidRDefault="00D76FFB" w:rsidP="00D76FFB">
      <w:pPr>
        <w:pStyle w:val="BodyText"/>
        <w:ind w:left="720"/>
      </w:pPr>
      <w:r>
        <w:t>A</w:t>
      </w:r>
      <w:r w:rsidRPr="009D0140">
        <w:t xml:space="preserve">ll the characteristics of first Alert Type “CHEST 2 VIEWS FRONT” are carried to the elements of the </w:t>
      </w:r>
      <w:r>
        <w:t xml:space="preserve">newly </w:t>
      </w:r>
      <w:r w:rsidRPr="009D0140">
        <w:t>“copied” Alert type including orders/follow-up/comment actions and same TIU Template and associated Reminder Dialog.</w:t>
      </w:r>
    </w:p>
    <w:p w:rsidR="00A758A2" w:rsidRDefault="00A758A2" w:rsidP="00602098">
      <w:pPr>
        <w:pStyle w:val="Heading1"/>
        <w:numPr>
          <w:ilvl w:val="0"/>
          <w:numId w:val="0"/>
        </w:numPr>
        <w:rPr>
          <w:szCs w:val="36"/>
        </w:rPr>
      </w:pPr>
      <w:bookmarkStart w:id="140" w:name="_Toc439869817"/>
      <w:r>
        <w:t xml:space="preserve">7.4 </w:t>
      </w:r>
      <w:r w:rsidRPr="002F6233">
        <w:t>Append</w:t>
      </w:r>
      <w:r>
        <w:t>ix D</w:t>
      </w:r>
      <w:r w:rsidRPr="002F6233">
        <w:t xml:space="preserve"> – </w:t>
      </w:r>
      <w:r>
        <w:t>Alternate Method for Generating Artificial Lab Alerts</w:t>
      </w:r>
      <w:bookmarkEnd w:id="140"/>
      <w:r>
        <w:rPr>
          <w:szCs w:val="36"/>
        </w:rPr>
        <w:t xml:space="preserve"> </w:t>
      </w:r>
    </w:p>
    <w:p w:rsidR="00A758A2" w:rsidRPr="00A758A2" w:rsidRDefault="00A758A2" w:rsidP="00A758A2"/>
    <w:p w:rsidR="00D76FFB" w:rsidRPr="00567FB4" w:rsidRDefault="00D76FFB" w:rsidP="00D76FFB">
      <w:pPr>
        <w:pStyle w:val="BodyText"/>
      </w:pPr>
      <w:r w:rsidRPr="00F37945">
        <w:rPr>
          <w:b/>
        </w:rPr>
        <w:t xml:space="preserve">This can be done using CPRS and </w:t>
      </w:r>
      <w:proofErr w:type="spellStart"/>
      <w:r w:rsidRPr="00F37945">
        <w:rPr>
          <w:b/>
        </w:rPr>
        <w:t>VistA</w:t>
      </w:r>
      <w:proofErr w:type="spellEnd"/>
      <w:r w:rsidRPr="00F37945">
        <w:rPr>
          <w:b/>
        </w:rPr>
        <w:t xml:space="preserve"> for users referencing this Appendix from section 15 Generate Generic Alerts for Critical Lab Values and Abnormal Image Results as an alternate method for generating lab alerts</w:t>
      </w:r>
      <w:r w:rsidRPr="00567FB4">
        <w:t>.</w:t>
      </w:r>
    </w:p>
    <w:p w:rsidR="00D76FFB" w:rsidRPr="00567FB4" w:rsidRDefault="00D76FFB" w:rsidP="00D76FFB">
      <w:pPr>
        <w:pStyle w:val="BodyText"/>
        <w:numPr>
          <w:ilvl w:val="0"/>
          <w:numId w:val="33"/>
        </w:numPr>
      </w:pPr>
      <w:r w:rsidRPr="00567FB4">
        <w:t>Log in to CPRS as a Provider and select a test patient. Then click the Orders tab and click Lab Tests from the left side. Select the Visit Location and click the OK button.</w:t>
      </w:r>
    </w:p>
    <w:p w:rsidR="00D76FFB" w:rsidRPr="00567FB4" w:rsidRDefault="00D76FFB" w:rsidP="00D76FFB">
      <w:pPr>
        <w:pStyle w:val="BodyText"/>
        <w:keepNext/>
        <w:jc w:val="center"/>
      </w:pPr>
      <w:r>
        <w:rPr>
          <w:noProof/>
        </w:rPr>
        <w:lastRenderedPageBreak/>
        <w:drawing>
          <wp:inline distT="0" distB="0" distL="0" distR="0" wp14:anchorId="6737E306" wp14:editId="660D3D3C">
            <wp:extent cx="5975350" cy="5346700"/>
            <wp:effectExtent l="0" t="0" r="6350" b="6350"/>
            <wp:docPr id="14" name="Picture 14" descr="Selecting Location for Current Activ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electing Location for Current Activitie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75350" cy="5346700"/>
                    </a:xfrm>
                    <a:prstGeom prst="rect">
                      <a:avLst/>
                    </a:prstGeom>
                    <a:noFill/>
                    <a:ln>
                      <a:noFill/>
                    </a:ln>
                  </pic:spPr>
                </pic:pic>
              </a:graphicData>
            </a:graphic>
          </wp:inline>
        </w:drawing>
      </w:r>
    </w:p>
    <w:p w:rsidR="00D76FFB" w:rsidRPr="00567FB4" w:rsidRDefault="00D76FFB" w:rsidP="00D76FFB">
      <w:pPr>
        <w:pStyle w:val="Caption"/>
      </w:pPr>
      <w:r w:rsidRPr="00567FB4">
        <w:t xml:space="preserve">Figure </w:t>
      </w:r>
      <w:fldSimple w:instr=" SEQ Figure \* ARABIC ">
        <w:r>
          <w:rPr>
            <w:noProof/>
          </w:rPr>
          <w:t>28</w:t>
        </w:r>
      </w:fldSimple>
      <w:r w:rsidRPr="00567FB4">
        <w:t xml:space="preserve"> - Selecting Location for Current Activities</w:t>
      </w:r>
    </w:p>
    <w:p w:rsidR="00D76FFB" w:rsidRPr="00567FB4" w:rsidRDefault="00D76FFB" w:rsidP="00D76FFB"/>
    <w:p w:rsidR="00D76FFB" w:rsidRPr="00567FB4" w:rsidRDefault="00D76FFB" w:rsidP="00D76FFB">
      <w:r w:rsidRPr="00567FB4">
        <w:br w:type="page"/>
      </w:r>
    </w:p>
    <w:p w:rsidR="00D76FFB" w:rsidRPr="00567FB4" w:rsidRDefault="00D76FFB" w:rsidP="00D76FFB">
      <w:pPr>
        <w:pStyle w:val="BodyText"/>
        <w:numPr>
          <w:ilvl w:val="0"/>
          <w:numId w:val="33"/>
        </w:numPr>
      </w:pPr>
      <w:r w:rsidRPr="00567FB4">
        <w:lastRenderedPageBreak/>
        <w:t>Select the appropriate Lab Order you wish to test (OCCULT BLOOD or PSA). Then click the Accept Order button.</w:t>
      </w:r>
    </w:p>
    <w:p w:rsidR="00D76FFB" w:rsidRPr="00567FB4" w:rsidRDefault="00D76FFB" w:rsidP="00D76FFB">
      <w:pPr>
        <w:pStyle w:val="BodyText"/>
        <w:keepNext/>
        <w:jc w:val="center"/>
      </w:pPr>
      <w:r>
        <w:rPr>
          <w:noProof/>
        </w:rPr>
        <w:drawing>
          <wp:inline distT="0" distB="0" distL="0" distR="0" wp14:anchorId="24F321C2" wp14:editId="1E62C5BA">
            <wp:extent cx="5435600" cy="3683000"/>
            <wp:effectExtent l="0" t="0" r="0" b="0"/>
            <wp:docPr id="15" name="Picture 15" descr="Order a Lab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Order a Lab Tes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35600" cy="3683000"/>
                    </a:xfrm>
                    <a:prstGeom prst="rect">
                      <a:avLst/>
                    </a:prstGeom>
                    <a:noFill/>
                    <a:ln>
                      <a:noFill/>
                    </a:ln>
                  </pic:spPr>
                </pic:pic>
              </a:graphicData>
            </a:graphic>
          </wp:inline>
        </w:drawing>
      </w:r>
    </w:p>
    <w:p w:rsidR="00D76FFB" w:rsidRPr="00567FB4" w:rsidRDefault="00D76FFB" w:rsidP="00D76FFB">
      <w:pPr>
        <w:pStyle w:val="Caption"/>
      </w:pPr>
      <w:r w:rsidRPr="00567FB4">
        <w:t xml:space="preserve">Figure </w:t>
      </w:r>
      <w:fldSimple w:instr=" SEQ Figure \* ARABIC ">
        <w:r>
          <w:rPr>
            <w:noProof/>
          </w:rPr>
          <w:t>29</w:t>
        </w:r>
      </w:fldSimple>
      <w:r w:rsidRPr="00567FB4">
        <w:t xml:space="preserve"> - Order a Lab Test</w:t>
      </w:r>
    </w:p>
    <w:p w:rsidR="00D76FFB" w:rsidRPr="00567FB4" w:rsidRDefault="00D76FFB" w:rsidP="00D76FFB"/>
    <w:p w:rsidR="00D76FFB" w:rsidRPr="00567FB4" w:rsidRDefault="00D76FFB" w:rsidP="00D76FFB">
      <w:pPr>
        <w:rPr>
          <w:iCs/>
          <w:sz w:val="22"/>
          <w:szCs w:val="22"/>
        </w:rPr>
      </w:pPr>
      <w:r w:rsidRPr="00567FB4">
        <w:br w:type="page"/>
      </w:r>
    </w:p>
    <w:p w:rsidR="00D76FFB" w:rsidRPr="00567FB4" w:rsidRDefault="00D76FFB" w:rsidP="00D76FFB">
      <w:pPr>
        <w:pStyle w:val="BodyText"/>
        <w:numPr>
          <w:ilvl w:val="0"/>
          <w:numId w:val="33"/>
        </w:numPr>
      </w:pPr>
      <w:r w:rsidRPr="00567FB4">
        <w:lastRenderedPageBreak/>
        <w:t>Next click the Quit button.</w:t>
      </w:r>
    </w:p>
    <w:p w:rsidR="00D76FFB" w:rsidRPr="00567FB4" w:rsidRDefault="00D76FFB" w:rsidP="00D76FFB">
      <w:pPr>
        <w:pStyle w:val="BodyText"/>
        <w:keepNext/>
        <w:jc w:val="center"/>
      </w:pPr>
      <w:r>
        <w:rPr>
          <w:noProof/>
        </w:rPr>
        <w:drawing>
          <wp:inline distT="0" distB="0" distL="0" distR="0" wp14:anchorId="4E483787" wp14:editId="43871068">
            <wp:extent cx="5429250" cy="4857750"/>
            <wp:effectExtent l="0" t="0" r="0" b="0"/>
            <wp:docPr id="21" name="Picture 21" descr="Click the Qui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lick the Quit Button"/>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29250" cy="4857750"/>
                    </a:xfrm>
                    <a:prstGeom prst="rect">
                      <a:avLst/>
                    </a:prstGeom>
                    <a:noFill/>
                    <a:ln>
                      <a:noFill/>
                    </a:ln>
                  </pic:spPr>
                </pic:pic>
              </a:graphicData>
            </a:graphic>
          </wp:inline>
        </w:drawing>
      </w:r>
    </w:p>
    <w:p w:rsidR="00D76FFB" w:rsidRPr="00567FB4" w:rsidRDefault="00D76FFB" w:rsidP="00D76FFB">
      <w:pPr>
        <w:pStyle w:val="Caption"/>
      </w:pPr>
      <w:r w:rsidRPr="00567FB4">
        <w:t xml:space="preserve">Figure </w:t>
      </w:r>
      <w:fldSimple w:instr=" SEQ Figure \* ARABIC ">
        <w:r>
          <w:rPr>
            <w:noProof/>
          </w:rPr>
          <w:t>30</w:t>
        </w:r>
      </w:fldSimple>
      <w:r w:rsidRPr="00567FB4">
        <w:t xml:space="preserve"> - Click the Quit Button</w:t>
      </w:r>
    </w:p>
    <w:p w:rsidR="00D76FFB" w:rsidRPr="00567FB4" w:rsidRDefault="00D76FFB" w:rsidP="00D76FFB"/>
    <w:p w:rsidR="00D76FFB" w:rsidRPr="00567FB4" w:rsidRDefault="00D76FFB" w:rsidP="00D76FFB">
      <w:r w:rsidRPr="00567FB4">
        <w:br w:type="page"/>
      </w:r>
    </w:p>
    <w:p w:rsidR="00D76FFB" w:rsidRPr="00567FB4" w:rsidRDefault="00D76FFB" w:rsidP="00D76FFB">
      <w:pPr>
        <w:pStyle w:val="BodyText"/>
        <w:numPr>
          <w:ilvl w:val="0"/>
          <w:numId w:val="33"/>
        </w:numPr>
      </w:pPr>
      <w:r w:rsidRPr="00567FB4">
        <w:lastRenderedPageBreak/>
        <w:t>Next select “File”, “Review/Sign Changes”. Enter the Electronic Signature Code and click the Sign button. The Orders Status will change to “pending”.</w:t>
      </w:r>
    </w:p>
    <w:p w:rsidR="00D76FFB" w:rsidRPr="00567FB4" w:rsidRDefault="00D76FFB" w:rsidP="00D76FFB">
      <w:pPr>
        <w:pStyle w:val="BodyText"/>
        <w:keepNext/>
        <w:jc w:val="center"/>
      </w:pPr>
      <w:r>
        <w:rPr>
          <w:noProof/>
        </w:rPr>
        <w:drawing>
          <wp:inline distT="0" distB="0" distL="0" distR="0" wp14:anchorId="2F8D41DF" wp14:editId="5924C48D">
            <wp:extent cx="4953000" cy="3378200"/>
            <wp:effectExtent l="0" t="0" r="0" b="0"/>
            <wp:docPr id="22" name="Picture 22" descr="Review/Sign Chan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Review/Sign Change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53000" cy="3378200"/>
                    </a:xfrm>
                    <a:prstGeom prst="rect">
                      <a:avLst/>
                    </a:prstGeom>
                    <a:noFill/>
                    <a:ln>
                      <a:noFill/>
                    </a:ln>
                  </pic:spPr>
                </pic:pic>
              </a:graphicData>
            </a:graphic>
          </wp:inline>
        </w:drawing>
      </w:r>
    </w:p>
    <w:p w:rsidR="00D76FFB" w:rsidRPr="00567FB4" w:rsidRDefault="00D76FFB" w:rsidP="00D76FFB">
      <w:pPr>
        <w:pStyle w:val="Caption"/>
      </w:pPr>
      <w:r w:rsidRPr="00567FB4">
        <w:t xml:space="preserve">Figure </w:t>
      </w:r>
      <w:fldSimple w:instr=" SEQ Figure \* ARABIC ">
        <w:r>
          <w:rPr>
            <w:noProof/>
          </w:rPr>
          <w:t>31</w:t>
        </w:r>
      </w:fldSimple>
      <w:r w:rsidRPr="00567FB4">
        <w:t xml:space="preserve"> - Review/Sign Changes</w:t>
      </w:r>
    </w:p>
    <w:p w:rsidR="00D76FFB" w:rsidRPr="00567FB4" w:rsidRDefault="00D76FFB" w:rsidP="00D76FFB">
      <w:pPr>
        <w:pStyle w:val="BodyText"/>
        <w:numPr>
          <w:ilvl w:val="0"/>
          <w:numId w:val="33"/>
        </w:numPr>
      </w:pPr>
      <w:r w:rsidRPr="00567FB4">
        <w:t>Note Lab Test number.</w:t>
      </w:r>
    </w:p>
    <w:p w:rsidR="00D76FFB" w:rsidRPr="00567FB4" w:rsidRDefault="00D76FFB" w:rsidP="00D76FFB">
      <w:pPr>
        <w:pStyle w:val="BodyText"/>
        <w:keepNext/>
        <w:jc w:val="center"/>
      </w:pPr>
      <w:r>
        <w:rPr>
          <w:noProof/>
        </w:rPr>
        <w:drawing>
          <wp:inline distT="0" distB="0" distL="0" distR="0" wp14:anchorId="72954C6E" wp14:editId="64A217C9">
            <wp:extent cx="4775200" cy="3257550"/>
            <wp:effectExtent l="0" t="0" r="6350" b="0"/>
            <wp:docPr id="23" name="Picture 33" descr="Lab Test 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Lab Test Numbe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75200" cy="3257550"/>
                    </a:xfrm>
                    <a:prstGeom prst="rect">
                      <a:avLst/>
                    </a:prstGeom>
                    <a:noFill/>
                    <a:ln>
                      <a:noFill/>
                    </a:ln>
                  </pic:spPr>
                </pic:pic>
              </a:graphicData>
            </a:graphic>
          </wp:inline>
        </w:drawing>
      </w:r>
    </w:p>
    <w:p w:rsidR="00D76FFB" w:rsidRPr="00567FB4" w:rsidRDefault="00D76FFB" w:rsidP="00D76FFB">
      <w:pPr>
        <w:pStyle w:val="Caption"/>
      </w:pPr>
      <w:r w:rsidRPr="00567FB4">
        <w:t xml:space="preserve">Figure </w:t>
      </w:r>
      <w:fldSimple w:instr=" SEQ Figure \* ARABIC ">
        <w:r>
          <w:rPr>
            <w:noProof/>
          </w:rPr>
          <w:t>32</w:t>
        </w:r>
      </w:fldSimple>
      <w:r w:rsidRPr="00567FB4">
        <w:t xml:space="preserve"> - Lab Test Number</w:t>
      </w:r>
    </w:p>
    <w:p w:rsidR="00D76FFB" w:rsidRPr="00567FB4" w:rsidRDefault="00D76FFB" w:rsidP="00D76FFB"/>
    <w:p w:rsidR="00D76FFB" w:rsidRPr="00567FB4" w:rsidRDefault="00D76FFB" w:rsidP="00D76FFB">
      <w:pPr>
        <w:pStyle w:val="BodyText"/>
        <w:numPr>
          <w:ilvl w:val="0"/>
          <w:numId w:val="33"/>
        </w:numPr>
      </w:pPr>
      <w:r w:rsidRPr="00567FB4">
        <w:lastRenderedPageBreak/>
        <w:t xml:space="preserve">Log on to </w:t>
      </w:r>
      <w:proofErr w:type="spellStart"/>
      <w:r w:rsidRPr="00567FB4">
        <w:t>VistA</w:t>
      </w:r>
      <w:proofErr w:type="spellEnd"/>
      <w:r w:rsidRPr="00567FB4">
        <w:t xml:space="preserve"> as a Lab Technician to process the Lab Tests.</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LR     Laboratory DHCP Menu ... [LRMENU]</w:t>
      </w:r>
    </w:p>
    <w:p w:rsidR="00D76FFB" w:rsidRPr="00567FB4" w:rsidRDefault="00D76FFB" w:rsidP="00D76FFB">
      <w:pPr>
        <w:rPr>
          <w:rFonts w:ascii="r_ansi" w:hAnsi="r_ansi" w:cs="r_ansi"/>
          <w:sz w:val="20"/>
          <w:szCs w:val="20"/>
        </w:rPr>
      </w:pPr>
      <w:r w:rsidRPr="00567FB4">
        <w:rPr>
          <w:rFonts w:ascii="r_ansi" w:hAnsi="r_ansi" w:cs="r_ansi"/>
          <w:sz w:val="20"/>
          <w:szCs w:val="20"/>
        </w:rPr>
        <w:t xml:space="preserve">             **&gt; Locked with LRLAB</w:t>
      </w:r>
    </w:p>
    <w:p w:rsidR="00D76FFB" w:rsidRPr="00567FB4" w:rsidRDefault="00D76FFB" w:rsidP="00D76FFB">
      <w:pPr>
        <w:rPr>
          <w:rFonts w:ascii="r_ansi" w:hAnsi="r_ansi" w:cs="r_ansi"/>
          <w:sz w:val="20"/>
          <w:szCs w:val="20"/>
        </w:rPr>
      </w:pP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Select Laboratory DHCP Menu &lt;TEST ACCOUNT&gt; Option: 3  </w:t>
      </w:r>
      <w:r w:rsidRPr="00567FB4">
        <w:rPr>
          <w:rFonts w:ascii="r_ansi" w:hAnsi="r_ansi" w:cs="r_ansi"/>
          <w:b/>
        </w:rPr>
        <w:t>Process data in lab menu</w:t>
      </w:r>
    </w:p>
    <w:p w:rsidR="00D76FFB" w:rsidRPr="00567FB4" w:rsidRDefault="00D76FFB" w:rsidP="00D76FFB">
      <w:pPr>
        <w:tabs>
          <w:tab w:val="left" w:pos="6510"/>
        </w:tabs>
        <w:autoSpaceDE w:val="0"/>
        <w:autoSpaceDN w:val="0"/>
        <w:adjustRightInd w:val="0"/>
        <w:rPr>
          <w:rFonts w:ascii="r_ansi" w:hAnsi="r_ansi" w:cs="r_ansi"/>
          <w:sz w:val="20"/>
          <w:szCs w:val="20"/>
        </w:rPr>
      </w:pPr>
      <w:r w:rsidRPr="00567FB4">
        <w:rPr>
          <w:rFonts w:ascii="r_ansi" w:hAnsi="r_ansi" w:cs="r_ansi"/>
          <w:sz w:val="20"/>
          <w:szCs w:val="20"/>
        </w:rPr>
        <w:t xml:space="preserve">   EA     Enter/verify data (auto instrument)</w:t>
      </w:r>
      <w:r w:rsidRPr="00567FB4">
        <w:rPr>
          <w:rFonts w:ascii="r_ansi" w:hAnsi="r_ansi" w:cs="r_ansi"/>
          <w:sz w:val="20"/>
          <w:szCs w:val="20"/>
        </w:rPr>
        <w:tab/>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EL     Enter/verify data (Load list)</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EM     Enter/verify/modify data (manual)</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EW     Enter/verify data (Work list)</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MP     Misc. Processing Menu ...</w:t>
      </w:r>
    </w:p>
    <w:p w:rsidR="00D76FFB" w:rsidRPr="00567FB4" w:rsidRDefault="00D76FFB" w:rsidP="00D76FFB">
      <w:pPr>
        <w:autoSpaceDE w:val="0"/>
        <w:autoSpaceDN w:val="0"/>
        <w:adjustRightInd w:val="0"/>
        <w:rPr>
          <w:rFonts w:ascii="r_ansi" w:hAnsi="r_ansi" w:cs="r_ansi"/>
          <w:b/>
        </w:rPr>
      </w:pPr>
      <w:r w:rsidRPr="00567FB4">
        <w:rPr>
          <w:rFonts w:ascii="r_ansi" w:hAnsi="r_ansi" w:cs="r_ansi"/>
          <w:b/>
        </w:rPr>
        <w:t xml:space="preserve">        Accession order then immediately enter data</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Build a load/work list</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Bypass normal data entry</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Download a load list to an Instrument.</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Fast Bypass Data Entry/Verify</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Lookup accession</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Order/test status</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Print a load/work list</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w:t>
      </w:r>
      <w:proofErr w:type="spellStart"/>
      <w:r w:rsidRPr="00567FB4">
        <w:rPr>
          <w:rFonts w:ascii="r_ansi" w:hAnsi="r_ansi" w:cs="r_ansi"/>
          <w:sz w:val="20"/>
          <w:szCs w:val="20"/>
        </w:rPr>
        <w:t>Std</w:t>
      </w:r>
      <w:proofErr w:type="spellEnd"/>
      <w:r w:rsidRPr="00567FB4">
        <w:rPr>
          <w:rFonts w:ascii="r_ansi" w:hAnsi="r_ansi" w:cs="r_ansi"/>
          <w:sz w:val="20"/>
          <w:szCs w:val="20"/>
        </w:rPr>
        <w:t>/QC/Reps Manual Workload count</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Unload Load/Work List</w:t>
      </w:r>
    </w:p>
    <w:p w:rsidR="00D76FFB" w:rsidRPr="00567FB4" w:rsidRDefault="00D76FFB" w:rsidP="00D76FFB">
      <w:pPr>
        <w:autoSpaceDE w:val="0"/>
        <w:autoSpaceDN w:val="0"/>
        <w:adjustRightInd w:val="0"/>
        <w:rPr>
          <w:rFonts w:ascii="r_ansi" w:hAnsi="r_ansi" w:cs="r_ansi"/>
          <w:sz w:val="20"/>
          <w:szCs w:val="20"/>
        </w:rPr>
      </w:pPr>
    </w:p>
    <w:p w:rsidR="00D76FFB" w:rsidRPr="00567FB4" w:rsidRDefault="00D76FFB" w:rsidP="00D76FFB">
      <w:pPr>
        <w:autoSpaceDE w:val="0"/>
        <w:autoSpaceDN w:val="0"/>
        <w:adjustRightInd w:val="0"/>
        <w:rPr>
          <w:rFonts w:ascii="r_ansi" w:hAnsi="r_ansi" w:cs="r_ansi"/>
          <w:b/>
        </w:rPr>
      </w:pPr>
      <w:r w:rsidRPr="00567FB4">
        <w:rPr>
          <w:rFonts w:ascii="r_ansi" w:hAnsi="r_ansi" w:cs="r_ansi"/>
          <w:sz w:val="20"/>
          <w:szCs w:val="20"/>
        </w:rPr>
        <w:t xml:space="preserve">Select Process data in lab menu &lt;TEST ACCOUNT&gt; Option: </w:t>
      </w:r>
      <w:r w:rsidRPr="00567FB4">
        <w:rPr>
          <w:rFonts w:ascii="r_ansi" w:hAnsi="r_ansi" w:cs="r_ansi"/>
          <w:b/>
        </w:rPr>
        <w:t>accession order then immediately enter data</w:t>
      </w:r>
    </w:p>
    <w:p w:rsidR="00D76FFB" w:rsidRPr="00567FB4" w:rsidRDefault="00D76FFB" w:rsidP="00D76FFB">
      <w:pPr>
        <w:autoSpaceDE w:val="0"/>
        <w:autoSpaceDN w:val="0"/>
        <w:adjustRightInd w:val="0"/>
        <w:rPr>
          <w:rFonts w:ascii="r_ansi" w:hAnsi="r_ansi" w:cs="r_ansi"/>
          <w:sz w:val="20"/>
          <w:szCs w:val="20"/>
        </w:rPr>
      </w:pP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Select Performing Laboratory: CAMP MASTER//     NY  VAMC  500  </w:t>
      </w:r>
    </w:p>
    <w:p w:rsidR="00D76FFB" w:rsidRPr="00567FB4" w:rsidRDefault="00D76FFB" w:rsidP="00D76FFB">
      <w:pPr>
        <w:autoSpaceDE w:val="0"/>
        <w:autoSpaceDN w:val="0"/>
        <w:adjustRightInd w:val="0"/>
        <w:rPr>
          <w:rFonts w:ascii="r_ansi" w:hAnsi="r_ansi" w:cs="r_ansi"/>
          <w:sz w:val="20"/>
          <w:szCs w:val="20"/>
        </w:rPr>
      </w:pP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Select Order number:</w:t>
      </w:r>
      <w:r w:rsidRPr="00567FB4">
        <w:rPr>
          <w:rFonts w:ascii="r_ansi" w:hAnsi="r_ansi" w:cs="r_ansi"/>
          <w:b/>
        </w:rPr>
        <w:t xml:space="preserve"> 17618</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AWARE,OUTPAIENT               501-02-0242P   Requesting location: PCM</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Date/Time Ordered: 07/16/2014 13:37          By: PROVIDER,AWARE DEVGOLD</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-Lab Order # 17618                         Provider: PROVIDER,AWARE DEVGOLD</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BLOOD    SERUM</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PROSTATE SPECIFIC ANTIGEN</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ROUTINE Requested (SEND PATIENT) for:  07/16/2014</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AWARE,OUTPAIENT               501-02-0242P   Requesting location: PCM</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Date/Time Ordered: 07/16/2014 13:37          By: PROVIDER,AWARE DEVGOLD</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-Lab Order # 17618                         Provider: PROVIDER,AWARE DEVGOLD</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STOOL  FECES</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OCCULT BLOOD      ROUTINE Requested (SEND PATIENT) for:  07/16/2014</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Is this the correct order? Yes//  </w:t>
      </w:r>
      <w:r w:rsidRPr="00567FB4">
        <w:rPr>
          <w:rFonts w:ascii="r_ansi" w:hAnsi="r_ansi" w:cs="r_ansi"/>
          <w:b/>
        </w:rPr>
        <w:t xml:space="preserve"> YES</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Collection </w:t>
      </w:r>
      <w:proofErr w:type="spellStart"/>
      <w:r w:rsidRPr="00567FB4">
        <w:rPr>
          <w:rFonts w:ascii="r_ansi" w:hAnsi="r_ansi" w:cs="r_ansi"/>
          <w:sz w:val="20"/>
          <w:szCs w:val="20"/>
        </w:rPr>
        <w:t>Date@Time</w:t>
      </w:r>
      <w:proofErr w:type="spellEnd"/>
      <w:r w:rsidRPr="00567FB4">
        <w:rPr>
          <w:rFonts w:ascii="r_ansi" w:hAnsi="r_ansi" w:cs="r_ansi"/>
          <w:sz w:val="20"/>
          <w:szCs w:val="20"/>
        </w:rPr>
        <w:t>: //N  (JUL 16, 2014@13:45:30)</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Do you have the entire order? YES</w:t>
      </w:r>
    </w:p>
    <w:p w:rsidR="00D76FFB" w:rsidRPr="00567FB4" w:rsidRDefault="00D76FFB" w:rsidP="00D76FFB">
      <w:pPr>
        <w:autoSpaceDE w:val="0"/>
        <w:autoSpaceDN w:val="0"/>
        <w:adjustRightInd w:val="0"/>
        <w:rPr>
          <w:rFonts w:ascii="r_ansi" w:hAnsi="r_ansi" w:cs="r_ansi"/>
          <w:sz w:val="20"/>
          <w:szCs w:val="20"/>
        </w:rPr>
      </w:pP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ACCESSION:  JMS 14 3  &lt;7814000003&gt;</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PROSTATE SPECIFIC ANTIGEN     BLOOD    SERUM</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GENERAL PROCESSING INST.:   This test can be processed for outside labs, as</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well as in house </w:t>
      </w:r>
    </w:p>
    <w:p w:rsidR="00D76FFB" w:rsidRPr="00567FB4" w:rsidRDefault="00D76FFB" w:rsidP="00D76FFB">
      <w:pPr>
        <w:autoSpaceDE w:val="0"/>
        <w:autoSpaceDN w:val="0"/>
        <w:adjustRightInd w:val="0"/>
        <w:rPr>
          <w:rFonts w:ascii="r_ansi" w:hAnsi="r_ansi" w:cs="r_ansi"/>
          <w:sz w:val="20"/>
          <w:szCs w:val="20"/>
        </w:rPr>
      </w:pP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Sample: BLOOD  </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Specimen: SERUM</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1  PROSTATE SPECIFIC ANTIGEN</w:t>
      </w:r>
    </w:p>
    <w:p w:rsidR="00D76FFB" w:rsidRPr="00567FB4" w:rsidRDefault="00D76FFB" w:rsidP="00D76FFB">
      <w:pPr>
        <w:autoSpaceDE w:val="0"/>
        <w:autoSpaceDN w:val="0"/>
        <w:adjustRightInd w:val="0"/>
        <w:rPr>
          <w:rFonts w:ascii="r_ansi" w:hAnsi="r_ansi" w:cs="r_ansi"/>
          <w:sz w:val="20"/>
          <w:szCs w:val="20"/>
        </w:rPr>
      </w:pP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AWARE,OUTPAIENT  SSN: 501-02-0242P      LOC: PCM</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Pat Info:                          Sex: MALE     Age: 72yr as of Jul 16, 2014</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Provider: PROVIDER,AWARE DEVGOLD         Voice pager: </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lastRenderedPageBreak/>
        <w:t xml:space="preserve">   Phone:                              Digital pager: </w:t>
      </w:r>
    </w:p>
    <w:p w:rsidR="00D76FFB" w:rsidRPr="00567FB4" w:rsidRDefault="00D76FFB" w:rsidP="00D76FFB">
      <w:pPr>
        <w:autoSpaceDE w:val="0"/>
        <w:autoSpaceDN w:val="0"/>
        <w:adjustRightInd w:val="0"/>
        <w:rPr>
          <w:rFonts w:ascii="r_ansi" w:hAnsi="r_ansi" w:cs="r_ansi"/>
          <w:sz w:val="20"/>
          <w:szCs w:val="20"/>
        </w:rPr>
      </w:pP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ACCESSION:                                   JMS 14 3 [7814000003]</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7/16 13:45d</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PROSTATE SPECIFIC ANTIGEN //</w:t>
      </w:r>
      <w:r w:rsidRPr="00567FB4">
        <w:rPr>
          <w:rFonts w:ascii="r_ansi" w:hAnsi="r_ansi" w:cs="r_ansi"/>
          <w:b/>
        </w:rPr>
        <w:t xml:space="preserve">18 </w:t>
      </w:r>
      <w:r w:rsidRPr="00567FB4">
        <w:rPr>
          <w:rFonts w:ascii="r_ansi" w:hAnsi="r_ansi" w:cs="r_ansi"/>
          <w:b/>
        </w:rPr>
        <w:sym w:font="Wingdings" w:char="F0DF"/>
      </w:r>
      <w:r w:rsidRPr="00567FB4">
        <w:rPr>
          <w:rFonts w:ascii="r_ansi" w:hAnsi="r_ansi" w:cs="r_ansi"/>
          <w:b/>
        </w:rPr>
        <w:t xml:space="preserve"> Enter a value greater than 15.</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Select COMMENT: </w:t>
      </w:r>
    </w:p>
    <w:p w:rsidR="00D76FFB" w:rsidRPr="00567FB4" w:rsidRDefault="00D76FFB" w:rsidP="00D76FFB">
      <w:pPr>
        <w:autoSpaceDE w:val="0"/>
        <w:autoSpaceDN w:val="0"/>
        <w:adjustRightInd w:val="0"/>
        <w:rPr>
          <w:rFonts w:ascii="r_ansi" w:hAnsi="r_ansi" w:cs="r_ansi"/>
          <w:sz w:val="20"/>
          <w:szCs w:val="20"/>
        </w:rPr>
      </w:pP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AWARE,OUTPAIENT  SSN: 501-02-0242P      LOC: PCM</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Pat Info:                          Sex: MALE     Age: 72yr as of Jul 16, 2014</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Provider: PROVIDER,AWARE DEVGOLD         Voice pager: </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Phone:                              Digital pager: </w:t>
      </w:r>
    </w:p>
    <w:p w:rsidR="00D76FFB" w:rsidRPr="00567FB4" w:rsidRDefault="00D76FFB" w:rsidP="00D76FFB">
      <w:pPr>
        <w:autoSpaceDE w:val="0"/>
        <w:autoSpaceDN w:val="0"/>
        <w:adjustRightInd w:val="0"/>
        <w:rPr>
          <w:rFonts w:ascii="r_ansi" w:hAnsi="r_ansi" w:cs="r_ansi"/>
          <w:sz w:val="20"/>
          <w:szCs w:val="20"/>
        </w:rPr>
      </w:pP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ACCESSION:                                   JMS 14 3 [7814000003]</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7/16 13:45d</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PROSTATE SPECIFIC ANTIGEN                          18 H* u/mL  CRITICAL HIGH!!</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SELECT ('E' to Edit, 'C' for Comments, 'W' Workload): </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Approve for release by entering your initials: op</w:t>
      </w:r>
    </w:p>
    <w:p w:rsidR="00D76FFB" w:rsidRPr="00567FB4" w:rsidRDefault="00D76FFB" w:rsidP="00D76FFB">
      <w:pPr>
        <w:autoSpaceDE w:val="0"/>
        <w:autoSpaceDN w:val="0"/>
        <w:adjustRightInd w:val="0"/>
        <w:rPr>
          <w:rFonts w:ascii="r_ansi" w:hAnsi="r_ansi" w:cs="r_ansi"/>
          <w:sz w:val="20"/>
          <w:szCs w:val="20"/>
        </w:rPr>
      </w:pP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ACCESSION:  URINE 0716 2  &lt;2141970002&gt;</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OCCULT BLOOD                  STOOL  FECES</w:t>
      </w:r>
    </w:p>
    <w:p w:rsidR="00D76FFB" w:rsidRPr="00567FB4" w:rsidRDefault="00D76FFB" w:rsidP="00D76FFB">
      <w:pPr>
        <w:autoSpaceDE w:val="0"/>
        <w:autoSpaceDN w:val="0"/>
        <w:adjustRightInd w:val="0"/>
        <w:rPr>
          <w:rFonts w:ascii="r_ansi" w:hAnsi="r_ansi" w:cs="r_ansi"/>
          <w:sz w:val="20"/>
          <w:szCs w:val="20"/>
        </w:rPr>
      </w:pP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Sample: STOOL</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Specimen: FECES</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1  OCCULT BLOOD</w:t>
      </w:r>
    </w:p>
    <w:p w:rsidR="00D76FFB" w:rsidRPr="00567FB4" w:rsidRDefault="00D76FFB" w:rsidP="00D76FFB">
      <w:pPr>
        <w:autoSpaceDE w:val="0"/>
        <w:autoSpaceDN w:val="0"/>
        <w:adjustRightInd w:val="0"/>
        <w:rPr>
          <w:rFonts w:ascii="r_ansi" w:hAnsi="r_ansi" w:cs="r_ansi"/>
          <w:sz w:val="20"/>
          <w:szCs w:val="20"/>
        </w:rPr>
      </w:pP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AWARE,OUTPAIENT  SSN: 501-02-0242P      LOC: PCM</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Pat Info:                          Sex: MALE     Age: 72yr as of Jul 16, 2014</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Provider: PROVIDER,AWARE DEVGOLD         Voice pager: </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Phone:                              Digital pager: </w:t>
      </w:r>
    </w:p>
    <w:p w:rsidR="00D76FFB" w:rsidRPr="00567FB4" w:rsidRDefault="00D76FFB" w:rsidP="00D76FFB">
      <w:pPr>
        <w:autoSpaceDE w:val="0"/>
        <w:autoSpaceDN w:val="0"/>
        <w:adjustRightInd w:val="0"/>
        <w:rPr>
          <w:rFonts w:ascii="r_ansi" w:hAnsi="r_ansi" w:cs="r_ansi"/>
          <w:sz w:val="20"/>
          <w:szCs w:val="20"/>
        </w:rPr>
      </w:pP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ACCESSION:                                   URINE 0716 2 [2141970002]</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7/16 13:45d</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OCCULT BLOOD    "NEG"//POS  </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Select COMMENT: </w:t>
      </w:r>
    </w:p>
    <w:p w:rsidR="00D76FFB" w:rsidRPr="00567FB4" w:rsidRDefault="00D76FFB" w:rsidP="00D76FFB">
      <w:pPr>
        <w:autoSpaceDE w:val="0"/>
        <w:autoSpaceDN w:val="0"/>
        <w:adjustRightInd w:val="0"/>
        <w:rPr>
          <w:rFonts w:ascii="r_ansi" w:hAnsi="r_ansi" w:cs="r_ansi"/>
          <w:sz w:val="20"/>
          <w:szCs w:val="20"/>
        </w:rPr>
      </w:pP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AWARE,OUTPAIENT  SSN: 501-02-0242P      LOC: PCM</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Pat Info:                          Sex: MALE     Age: 72yr as of Jul 16, 2014</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Provider: PROVIDER,AWARE DEVGOLD         Voice pager: </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Phone:                              Digital pager: </w:t>
      </w:r>
    </w:p>
    <w:p w:rsidR="00D76FFB" w:rsidRPr="00567FB4" w:rsidRDefault="00D76FFB" w:rsidP="00D76FFB">
      <w:pPr>
        <w:autoSpaceDE w:val="0"/>
        <w:autoSpaceDN w:val="0"/>
        <w:adjustRightInd w:val="0"/>
        <w:rPr>
          <w:rFonts w:ascii="r_ansi" w:hAnsi="r_ansi" w:cs="r_ansi"/>
          <w:sz w:val="20"/>
          <w:szCs w:val="20"/>
        </w:rPr>
      </w:pP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ACCESSION:                                   URINE 0716 2 [2141970002]</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7/16 13:45d</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OCCULT BLOOD                                      POS      </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SELECT ('E' to Edit, 'C' for Comments, 'W' Workload): </w:t>
      </w:r>
    </w:p>
    <w:p w:rsidR="00D76FFB" w:rsidRPr="00567FB4" w:rsidRDefault="00D76FFB" w:rsidP="00D76FFB">
      <w:pPr>
        <w:rPr>
          <w:rFonts w:ascii="r_ansi" w:hAnsi="r_ansi" w:cs="r_ansi"/>
          <w:sz w:val="20"/>
          <w:szCs w:val="20"/>
        </w:rPr>
      </w:pPr>
      <w:r w:rsidRPr="00567FB4">
        <w:rPr>
          <w:rFonts w:ascii="r_ansi" w:hAnsi="r_ansi" w:cs="r_ansi"/>
          <w:sz w:val="20"/>
          <w:szCs w:val="20"/>
        </w:rPr>
        <w:t>Approve for release by entering your initials: op</w:t>
      </w:r>
    </w:p>
    <w:p w:rsidR="00D76FFB" w:rsidRPr="00567FB4" w:rsidRDefault="00D76FFB" w:rsidP="00D76FFB">
      <w:pPr>
        <w:rPr>
          <w:rFonts w:ascii="r_ansi" w:hAnsi="r_ansi" w:cs="r_ansi"/>
          <w:sz w:val="20"/>
          <w:szCs w:val="20"/>
        </w:rPr>
      </w:pPr>
    </w:p>
    <w:p w:rsidR="00D76FFB" w:rsidRPr="00567FB4" w:rsidRDefault="00D76FFB" w:rsidP="00D76FFB">
      <w:r w:rsidRPr="00567FB4">
        <w:br w:type="page"/>
      </w:r>
    </w:p>
    <w:p w:rsidR="00D76FFB" w:rsidRPr="00567FB4" w:rsidRDefault="00D76FFB" w:rsidP="00D76FFB">
      <w:pPr>
        <w:pStyle w:val="BodyText"/>
        <w:numPr>
          <w:ilvl w:val="0"/>
          <w:numId w:val="33"/>
        </w:numPr>
      </w:pPr>
      <w:r w:rsidRPr="00567FB4">
        <w:lastRenderedPageBreak/>
        <w:t>Next switch back to CPRS. Select “File”, “Refresh Patient Information”.</w:t>
      </w:r>
    </w:p>
    <w:p w:rsidR="00D76FFB" w:rsidRPr="00567FB4" w:rsidRDefault="00D76FFB" w:rsidP="00D76FFB">
      <w:pPr>
        <w:pStyle w:val="BodyText"/>
        <w:numPr>
          <w:ilvl w:val="0"/>
          <w:numId w:val="33"/>
        </w:numPr>
      </w:pPr>
      <w:r w:rsidRPr="00567FB4">
        <w:t>Click the “Labs” tab to see the Lab test results. When the patient record closes, the AWARE Prompt appears.</w:t>
      </w:r>
    </w:p>
    <w:p w:rsidR="00D76FFB" w:rsidRPr="00567FB4" w:rsidRDefault="00D76FFB" w:rsidP="00D76FFB">
      <w:pPr>
        <w:pStyle w:val="BodyText"/>
        <w:keepNext/>
        <w:jc w:val="center"/>
      </w:pPr>
      <w:r>
        <w:rPr>
          <w:noProof/>
        </w:rPr>
        <w:drawing>
          <wp:inline distT="0" distB="0" distL="0" distR="0" wp14:anchorId="397775BA" wp14:editId="36EC3624">
            <wp:extent cx="4953000" cy="3924300"/>
            <wp:effectExtent l="0" t="0" r="0" b="0"/>
            <wp:docPr id="42" name="Picture 34" descr="AWARE 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WARE Promp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53000" cy="3924300"/>
                    </a:xfrm>
                    <a:prstGeom prst="rect">
                      <a:avLst/>
                    </a:prstGeom>
                    <a:noFill/>
                    <a:ln>
                      <a:noFill/>
                    </a:ln>
                  </pic:spPr>
                </pic:pic>
              </a:graphicData>
            </a:graphic>
          </wp:inline>
        </w:drawing>
      </w:r>
    </w:p>
    <w:p w:rsidR="00D76FFB" w:rsidRPr="00567FB4" w:rsidRDefault="00D76FFB" w:rsidP="00D76FFB">
      <w:pPr>
        <w:pStyle w:val="Caption"/>
      </w:pPr>
      <w:r w:rsidRPr="00567FB4">
        <w:t xml:space="preserve">Figure </w:t>
      </w:r>
      <w:fldSimple w:instr=" SEQ Figure \* ARABIC ">
        <w:r>
          <w:rPr>
            <w:noProof/>
          </w:rPr>
          <w:t>33</w:t>
        </w:r>
      </w:fldSimple>
      <w:r w:rsidRPr="00567FB4">
        <w:t xml:space="preserve"> - AWARE Prompt</w:t>
      </w:r>
    </w:p>
    <w:p w:rsidR="00D76FFB" w:rsidRPr="00567FB4" w:rsidRDefault="00D76FFB" w:rsidP="00D76FFB">
      <w:pPr>
        <w:pStyle w:val="BodyText"/>
      </w:pPr>
    </w:p>
    <w:p w:rsidR="00D76FFB" w:rsidRPr="00567FB4" w:rsidRDefault="00D76FFB" w:rsidP="00D76FFB">
      <w:pPr>
        <w:pStyle w:val="BodyText"/>
      </w:pPr>
      <w:r w:rsidRPr="00567FB4">
        <w:t>The steps above can be repeated for any of the Lab Tests.</w:t>
      </w:r>
    </w:p>
    <w:p w:rsidR="00D76FFB" w:rsidRPr="00567FB4" w:rsidRDefault="00D76FFB" w:rsidP="00D76FFB">
      <w:pPr>
        <w:pStyle w:val="BodyText"/>
      </w:pPr>
      <w:r w:rsidRPr="00567FB4">
        <w:br w:type="page"/>
      </w:r>
      <w:r w:rsidRPr="00567FB4">
        <w:lastRenderedPageBreak/>
        <w:t xml:space="preserve"> </w:t>
      </w:r>
    </w:p>
    <w:p w:rsidR="00A758A2" w:rsidRDefault="00A758A2" w:rsidP="00602098">
      <w:pPr>
        <w:pStyle w:val="Heading1"/>
        <w:numPr>
          <w:ilvl w:val="0"/>
          <w:numId w:val="0"/>
        </w:numPr>
        <w:rPr>
          <w:szCs w:val="36"/>
        </w:rPr>
      </w:pPr>
      <w:bookmarkStart w:id="141" w:name="_Toc439869818"/>
      <w:r>
        <w:t xml:space="preserve">7.5 </w:t>
      </w:r>
      <w:r w:rsidRPr="002F6233">
        <w:t>Append</w:t>
      </w:r>
      <w:r>
        <w:t>ix E</w:t>
      </w:r>
      <w:r w:rsidRPr="002F6233">
        <w:t xml:space="preserve"> – </w:t>
      </w:r>
      <w:r>
        <w:t>Examples of Site Customization with Reminder Dialogs</w:t>
      </w:r>
      <w:bookmarkEnd w:id="141"/>
      <w:r>
        <w:rPr>
          <w:szCs w:val="36"/>
        </w:rPr>
        <w:t xml:space="preserve"> </w:t>
      </w:r>
    </w:p>
    <w:p w:rsidR="00D76FFB" w:rsidRPr="00567FB4" w:rsidRDefault="00D76FFB" w:rsidP="00D76FFB">
      <w:pPr>
        <w:pStyle w:val="BodyText"/>
      </w:pPr>
    </w:p>
    <w:p w:rsidR="00BF1D6A" w:rsidRPr="00567FB4" w:rsidRDefault="00BF1D6A" w:rsidP="00BF1D6A">
      <w:pPr>
        <w:rPr>
          <w:b/>
          <w:bCs/>
        </w:rPr>
      </w:pPr>
      <w:r w:rsidRPr="00F37945">
        <w:rPr>
          <w:b/>
        </w:rPr>
        <w:t xml:space="preserve">NOTE: We recommend that a Clinical Informatics (i.e. a Clinical Champion M.D medical doctor), or a Clinical Application Coordinator (CAC) complete this section </w:t>
      </w:r>
      <w:r>
        <w:t>as desired in the Test account for practice as these steps will be required to be done in a Production account environment before AWARE Alerts can be enabled.</w:t>
      </w:r>
    </w:p>
    <w:p w:rsidR="00182DA1" w:rsidRDefault="00BF1D6A" w:rsidP="00BF1D6A">
      <w:pPr>
        <w:pStyle w:val="BodyText"/>
      </w:pPr>
      <w:r w:rsidRPr="00567FB4">
        <w:t>Example Site Customization Steps for Reminder Dialogs with their Orderable Items/Order Dialogs</w:t>
      </w:r>
      <w:r w:rsidR="00182DA1">
        <w:t>/Consults/Procedures follow</w:t>
      </w:r>
      <w:r w:rsidR="00290D09">
        <w:t>.</w:t>
      </w:r>
    </w:p>
    <w:p w:rsidR="00290D09" w:rsidRPr="00567FB4" w:rsidRDefault="00290D09" w:rsidP="00290D09">
      <w:pPr>
        <w:pStyle w:val="BodyText"/>
      </w:pPr>
      <w:r>
        <w:t>T</w:t>
      </w:r>
      <w:r w:rsidRPr="00567FB4">
        <w:t xml:space="preserve">hese </w:t>
      </w:r>
      <w:r>
        <w:t xml:space="preserve">steps </w:t>
      </w:r>
      <w:r w:rsidRPr="00567FB4">
        <w:t xml:space="preserve">may be done via other </w:t>
      </w:r>
      <w:r>
        <w:t>Vista options</w:t>
      </w:r>
      <w:r w:rsidRPr="00567FB4">
        <w:t xml:space="preserve"> with which a </w:t>
      </w:r>
      <w:r>
        <w:t xml:space="preserve">Clinical Informatics (i.e. a Clinical Champion M.D medical doctor), or </w:t>
      </w:r>
      <w:r w:rsidRPr="00567FB4">
        <w:t xml:space="preserve">Clinical </w:t>
      </w:r>
      <w:r>
        <w:t xml:space="preserve">Application </w:t>
      </w:r>
      <w:r w:rsidRPr="00567FB4">
        <w:t>Coordinator is familiar:</w:t>
      </w:r>
    </w:p>
    <w:p w:rsidR="00290D09" w:rsidRDefault="00290D09" w:rsidP="00BF1D6A">
      <w:pPr>
        <w:pStyle w:val="BodyText"/>
      </w:pPr>
    </w:p>
    <w:p w:rsidR="00182DA1" w:rsidRDefault="00182DA1" w:rsidP="00182DA1">
      <w:pPr>
        <w:pStyle w:val="BodyText"/>
      </w:pPr>
      <w:r>
        <w:t>Do this for the following AWARE Reminder Dialogs:</w:t>
      </w:r>
    </w:p>
    <w:p w:rsidR="00182DA1" w:rsidRDefault="00182DA1" w:rsidP="00182DA1">
      <w:pPr>
        <w:pStyle w:val="BodyText"/>
      </w:pPr>
    </w:p>
    <w:p w:rsidR="00182DA1" w:rsidRPr="00567FB4" w:rsidRDefault="00182DA1" w:rsidP="00182DA1">
      <w:pPr>
        <w:autoSpaceDE w:val="0"/>
        <w:autoSpaceDN w:val="0"/>
        <w:adjustRightInd w:val="0"/>
        <w:ind w:left="810"/>
        <w:rPr>
          <w:rFonts w:ascii="r_ansi" w:hAnsi="r_ansi" w:cs="r_ansi"/>
          <w:sz w:val="20"/>
          <w:szCs w:val="20"/>
        </w:rPr>
      </w:pPr>
      <w:r w:rsidRPr="00567FB4">
        <w:rPr>
          <w:rFonts w:ascii="r_ansi" w:hAnsi="r_ansi" w:cs="r_ansi"/>
          <w:sz w:val="20"/>
          <w:szCs w:val="20"/>
        </w:rPr>
        <w:t>AVEFA ABNORMAL CXR       reminder dialog   LOCAL</w:t>
      </w:r>
    </w:p>
    <w:p w:rsidR="00182DA1" w:rsidRPr="00567FB4" w:rsidRDefault="00182DA1" w:rsidP="00182DA1">
      <w:pPr>
        <w:autoSpaceDE w:val="0"/>
        <w:autoSpaceDN w:val="0"/>
        <w:adjustRightInd w:val="0"/>
        <w:ind w:left="810"/>
        <w:rPr>
          <w:rFonts w:ascii="r_ansi" w:hAnsi="r_ansi" w:cs="r_ansi"/>
          <w:sz w:val="20"/>
          <w:szCs w:val="20"/>
        </w:rPr>
      </w:pPr>
      <w:r w:rsidRPr="00567FB4">
        <w:rPr>
          <w:rFonts w:ascii="r_ansi" w:hAnsi="r_ansi" w:cs="r_ansi"/>
          <w:sz w:val="20"/>
          <w:szCs w:val="20"/>
        </w:rPr>
        <w:t>AVEFA FOBT-FIT       reminder dialog     LOCAL</w:t>
      </w:r>
    </w:p>
    <w:p w:rsidR="00182DA1" w:rsidRPr="00567FB4" w:rsidRDefault="00182DA1" w:rsidP="00182DA1">
      <w:pPr>
        <w:autoSpaceDE w:val="0"/>
        <w:autoSpaceDN w:val="0"/>
        <w:adjustRightInd w:val="0"/>
        <w:ind w:left="810"/>
        <w:rPr>
          <w:rFonts w:ascii="r_ansi" w:hAnsi="r_ansi" w:cs="r_ansi"/>
          <w:sz w:val="20"/>
          <w:szCs w:val="20"/>
        </w:rPr>
      </w:pPr>
      <w:r w:rsidRPr="00567FB4">
        <w:rPr>
          <w:rFonts w:ascii="r_ansi" w:hAnsi="r_ansi" w:cs="r_ansi"/>
          <w:sz w:val="20"/>
          <w:szCs w:val="20"/>
        </w:rPr>
        <w:t>AVEFA PSA       reminder dialog     LOCAL</w:t>
      </w:r>
    </w:p>
    <w:p w:rsidR="00182DA1" w:rsidRDefault="00182DA1" w:rsidP="00182DA1">
      <w:pPr>
        <w:autoSpaceDE w:val="0"/>
        <w:autoSpaceDN w:val="0"/>
        <w:adjustRightInd w:val="0"/>
        <w:rPr>
          <w:rFonts w:ascii="r_ansi" w:hAnsi="r_ansi" w:cs="r_ansi"/>
          <w:sz w:val="20"/>
          <w:szCs w:val="20"/>
        </w:rPr>
      </w:pPr>
      <w:r w:rsidRPr="00567FB4">
        <w:rPr>
          <w:rFonts w:ascii="r_ansi" w:hAnsi="r_ansi" w:cs="r_ansi"/>
          <w:sz w:val="20"/>
          <w:szCs w:val="20"/>
        </w:rPr>
        <w:t xml:space="preserve">       AVEFA ABNORMAL MAMMOGRAM reminder dialog LOCAL</w:t>
      </w:r>
    </w:p>
    <w:p w:rsidR="00182DA1" w:rsidRDefault="00182DA1" w:rsidP="00182DA1">
      <w:pPr>
        <w:autoSpaceDE w:val="0"/>
        <w:autoSpaceDN w:val="0"/>
        <w:adjustRightInd w:val="0"/>
        <w:rPr>
          <w:rFonts w:ascii="r_ansi" w:hAnsi="r_ansi" w:cs="r_ansi"/>
          <w:sz w:val="20"/>
          <w:szCs w:val="20"/>
        </w:rPr>
      </w:pPr>
    </w:p>
    <w:p w:rsidR="00BF1D6A" w:rsidRPr="00567FB4" w:rsidRDefault="00BF1D6A" w:rsidP="00BF1D6A">
      <w:pPr>
        <w:pStyle w:val="BodyText"/>
      </w:pPr>
      <w:r w:rsidRPr="00567FB4">
        <w:t xml:space="preserve">Re-factor laboratory test and pharmacy (medication) orderable items as well as consult and procedures in your designed Order Reminder dialogs for the 4 template Reminder Dialogs delivered with the system as in explanations below: </w:t>
      </w:r>
    </w:p>
    <w:p w:rsidR="00BF1D6A" w:rsidRPr="00567FB4" w:rsidRDefault="00BF1D6A" w:rsidP="00BF1D6A">
      <w:pPr>
        <w:pStyle w:val="BodyText"/>
      </w:pPr>
      <w:r w:rsidRPr="00567FB4">
        <w:t>First, for each tracked Alert type, do management of Orderable Items customized for your site for the corresponding Reminder dialog:</w:t>
      </w:r>
    </w:p>
    <w:p w:rsidR="00BF1D6A" w:rsidRPr="00567FB4" w:rsidRDefault="00BF1D6A" w:rsidP="00BF1D6A">
      <w:pPr>
        <w:pStyle w:val="BodyText"/>
        <w:ind w:left="720"/>
        <w:rPr>
          <w:rFonts w:ascii="Courier New" w:hAnsi="Courier New" w:cs="Courier New"/>
          <w:sz w:val="20"/>
          <w:szCs w:val="20"/>
        </w:rPr>
      </w:pPr>
      <w:r w:rsidRPr="00567FB4">
        <w:rPr>
          <w:rFonts w:ascii="Courier New" w:hAnsi="Courier New" w:cs="Courier New"/>
          <w:sz w:val="20"/>
          <w:szCs w:val="20"/>
        </w:rPr>
        <w:t>Run the “OI Manage Orderable Items” option below or other comparable options to define or use and existing Orderable item similarly as below:</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&lt;CPM&gt; Select User Management Option: ORCM Order Menu Management</w:t>
      </w:r>
    </w:p>
    <w:p w:rsidR="00BF1D6A" w:rsidRPr="00567FB4" w:rsidRDefault="00BF1D6A" w:rsidP="00BF1D6A">
      <w:pPr>
        <w:autoSpaceDE w:val="0"/>
        <w:autoSpaceDN w:val="0"/>
        <w:adjustRightInd w:val="0"/>
        <w:ind w:left="1080"/>
        <w:rPr>
          <w:rFonts w:ascii="r_ansi" w:hAnsi="r_ansi" w:cs="r_ansi"/>
          <w:b/>
          <w:sz w:val="20"/>
          <w:szCs w:val="20"/>
        </w:rPr>
      </w:pPr>
      <w:r w:rsidRPr="00567FB4">
        <w:rPr>
          <w:rFonts w:ascii="r_ansi" w:hAnsi="r_ansi" w:cs="r_ansi"/>
          <w:b/>
          <w:sz w:val="20"/>
          <w:szCs w:val="20"/>
        </w:rPr>
        <w:t xml:space="preserve">   OI     Manage orderable items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PM     Enter/edit prompts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GO     Enter/edit generic orders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QO     Enter/edit quick orders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QU     Edit personal quick orders by user</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ST     Enter/edit order sets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AC     Enter/edit actions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MN     Enter/edit order menus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AO     Assign Primary Order Menu</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CP     Convert protocols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SR     Search/replace components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LM     List Primary Order Menus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DS     Disable/Enable order dialogs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CS     Review Quick Orders for Inactive ICD9 Codes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MR     Medication Quick Order Report</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CV     Convert IV Inpatient QO to Infusion QO</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lastRenderedPageBreak/>
        <w:t>You have PENDING ALERTS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Enter  "VA to jump to VIEW ALERTS option</w:t>
      </w:r>
    </w:p>
    <w:p w:rsidR="00BF1D6A" w:rsidRPr="00567FB4" w:rsidRDefault="00BF1D6A" w:rsidP="00BF1D6A">
      <w:pPr>
        <w:autoSpaceDE w:val="0"/>
        <w:autoSpaceDN w:val="0"/>
        <w:adjustRightInd w:val="0"/>
        <w:ind w:left="180"/>
        <w:rPr>
          <w:b/>
          <w:sz w:val="28"/>
          <w:szCs w:val="28"/>
        </w:rPr>
      </w:pPr>
    </w:p>
    <w:p w:rsidR="00BF1D6A" w:rsidRPr="00567FB4" w:rsidRDefault="00BF1D6A" w:rsidP="00BF1D6A">
      <w:pPr>
        <w:autoSpaceDE w:val="0"/>
        <w:autoSpaceDN w:val="0"/>
        <w:adjustRightInd w:val="0"/>
        <w:ind w:left="1080"/>
        <w:rPr>
          <w:rFonts w:ascii="r_ansi" w:hAnsi="r_ansi" w:cs="r_ansi"/>
          <w:sz w:val="20"/>
          <w:szCs w:val="20"/>
        </w:rPr>
      </w:pPr>
      <w:r w:rsidRPr="00567FB4">
        <w:rPr>
          <w:b/>
          <w:sz w:val="28"/>
          <w:szCs w:val="28"/>
        </w:rPr>
        <w:t xml:space="preserve"> </w:t>
      </w:r>
      <w:r w:rsidRPr="00567FB4">
        <w:rPr>
          <w:rFonts w:ascii="r_ansi" w:hAnsi="r_ansi" w:cs="r_ansi"/>
          <w:sz w:val="20"/>
          <w:szCs w:val="20"/>
        </w:rPr>
        <w:t xml:space="preserve">&lt;CPM&gt; Select Order Menu Management Option: </w:t>
      </w:r>
      <w:r w:rsidRPr="00567FB4">
        <w:rPr>
          <w:rFonts w:ascii="r_ansi" w:hAnsi="r_ansi" w:cs="r_ansi"/>
          <w:b/>
          <w:sz w:val="20"/>
          <w:szCs w:val="20"/>
        </w:rPr>
        <w:t xml:space="preserve">OI  </w:t>
      </w:r>
      <w:r w:rsidRPr="00567FB4">
        <w:rPr>
          <w:rFonts w:ascii="r_ansi" w:hAnsi="r_ansi" w:cs="r_ansi"/>
          <w:sz w:val="20"/>
          <w:szCs w:val="20"/>
        </w:rPr>
        <w:t>Manage orderable items</w:t>
      </w:r>
    </w:p>
    <w:p w:rsidR="00BF1D6A" w:rsidRPr="00567FB4" w:rsidRDefault="00BF1D6A" w:rsidP="00BF1D6A">
      <w:pPr>
        <w:autoSpaceDE w:val="0"/>
        <w:autoSpaceDN w:val="0"/>
        <w:adjustRightInd w:val="0"/>
        <w:rPr>
          <w:rFonts w:ascii="r_ansi" w:hAnsi="r_ansi" w:cs="r_ansi"/>
          <w:sz w:val="20"/>
          <w:szCs w:val="20"/>
        </w:rPr>
      </w:pPr>
    </w:p>
    <w:p w:rsidR="00BF1D6A" w:rsidRPr="00567FB4" w:rsidRDefault="00BF1D6A" w:rsidP="00BF1D6A">
      <w:pPr>
        <w:pStyle w:val="BodyText"/>
        <w:ind w:left="1080"/>
      </w:pPr>
      <w:r w:rsidRPr="00567FB4">
        <w:t xml:space="preserve">Use appropriate </w:t>
      </w:r>
      <w:proofErr w:type="spellStart"/>
      <w:r>
        <w:t>VistA</w:t>
      </w:r>
      <w:proofErr w:type="spellEnd"/>
      <w:r w:rsidRPr="00567FB4">
        <w:t xml:space="preserve"> options to define Consult Request Services and use of Consults as deemed necessary in re-factoring for site customization. </w:t>
      </w:r>
    </w:p>
    <w:p w:rsidR="00BF1D6A" w:rsidRPr="00567FB4" w:rsidRDefault="00BF1D6A" w:rsidP="00BF1D6A">
      <w:pPr>
        <w:pStyle w:val="BodyText"/>
        <w:ind w:left="1080"/>
      </w:pPr>
      <w:r w:rsidRPr="00567FB4">
        <w:t>Use appropriate options for defining Consult Request Service and use of Procedures such as Imaging Procedures in re-factoring for site customization.</w:t>
      </w:r>
    </w:p>
    <w:p w:rsidR="00BF1D6A" w:rsidRPr="00567FB4" w:rsidRDefault="00BF1D6A" w:rsidP="00BF1D6A">
      <w:pPr>
        <w:pStyle w:val="BodyText"/>
      </w:pPr>
      <w:r w:rsidRPr="00567FB4">
        <w:t>Next, do Order Dialog building as shown similarly in examples below:</w:t>
      </w:r>
    </w:p>
    <w:p w:rsidR="00BF1D6A" w:rsidRPr="00567FB4" w:rsidRDefault="00BF1D6A" w:rsidP="00BF1D6A">
      <w:pPr>
        <w:pStyle w:val="BodyText"/>
        <w:ind w:left="1440"/>
        <w:rPr>
          <w:rFonts w:ascii="Courier New" w:hAnsi="Courier New" w:cs="Courier New"/>
          <w:sz w:val="20"/>
          <w:szCs w:val="20"/>
        </w:rPr>
      </w:pPr>
      <w:r w:rsidRPr="00567FB4">
        <w:rPr>
          <w:rFonts w:ascii="Courier New" w:hAnsi="Courier New" w:cs="Courier New"/>
          <w:sz w:val="20"/>
          <w:szCs w:val="20"/>
        </w:rPr>
        <w:t>Assign ORCM MGMT menu item to IRM programmer or Clinical Coordinator</w:t>
      </w:r>
    </w:p>
    <w:p w:rsidR="00BF1D6A" w:rsidRPr="00567FB4" w:rsidRDefault="00BF1D6A" w:rsidP="00BF1D6A">
      <w:pPr>
        <w:pStyle w:val="BodyText"/>
      </w:pPr>
      <w:r w:rsidRPr="00567FB4">
        <w:t>Run the “enter/edit quick order” option below to use lab/pharmacy Orderable Item, or use a Consult/Procedure as shown in examples below:</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&lt;CPM&gt; Select User Management Option: ORCM  Order Menu Management</w:t>
      </w:r>
    </w:p>
    <w:p w:rsidR="00BF1D6A" w:rsidRPr="00567FB4" w:rsidRDefault="00BF1D6A" w:rsidP="00BF1D6A">
      <w:pPr>
        <w:autoSpaceDE w:val="0"/>
        <w:autoSpaceDN w:val="0"/>
        <w:adjustRightInd w:val="0"/>
        <w:ind w:left="1080"/>
        <w:rPr>
          <w:rFonts w:ascii="r_ansi" w:hAnsi="r_ansi" w:cs="r_ansi"/>
          <w:sz w:val="20"/>
          <w:szCs w:val="20"/>
        </w:rPr>
      </w:pPr>
    </w:p>
    <w:p w:rsidR="00BF1D6A" w:rsidRPr="00567FB4" w:rsidRDefault="00BF1D6A" w:rsidP="00BF1D6A">
      <w:pPr>
        <w:autoSpaceDE w:val="0"/>
        <w:autoSpaceDN w:val="0"/>
        <w:adjustRightInd w:val="0"/>
        <w:ind w:left="1080"/>
        <w:rPr>
          <w:rFonts w:ascii="r_ansi" w:hAnsi="r_ansi" w:cs="r_ansi"/>
          <w:sz w:val="20"/>
          <w:szCs w:val="20"/>
        </w:rPr>
      </w:pP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OI     Manage orderable items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PM     Enter/edit prompts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GO     Enter/edit generic orders</w:t>
      </w:r>
    </w:p>
    <w:p w:rsidR="00BF1D6A" w:rsidRPr="00567FB4" w:rsidRDefault="00BF1D6A" w:rsidP="00BF1D6A">
      <w:pPr>
        <w:autoSpaceDE w:val="0"/>
        <w:autoSpaceDN w:val="0"/>
        <w:adjustRightInd w:val="0"/>
        <w:ind w:left="1080"/>
        <w:rPr>
          <w:rFonts w:ascii="r_ansi" w:hAnsi="r_ansi" w:cs="r_ansi"/>
          <w:b/>
          <w:sz w:val="20"/>
          <w:szCs w:val="20"/>
        </w:rPr>
      </w:pPr>
      <w:r w:rsidRPr="00567FB4">
        <w:rPr>
          <w:rFonts w:ascii="r_ansi" w:hAnsi="r_ansi" w:cs="r_ansi"/>
          <w:b/>
          <w:sz w:val="20"/>
          <w:szCs w:val="20"/>
        </w:rPr>
        <w:t xml:space="preserve">   QO     Enter/edit quick orders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QU     Edit personal quick orders by user</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ST     Enter/edit order sets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AC     Enter/edit actions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MN     Enter/edit order menus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AO     Assign Primary Order Menu</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CP     Convert protocols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SR     Search/replace components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LM     List Primary Order Menus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DS     Disable/Enable order dialogs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CS     Review Quick Orders for Inactive ICD9 Codes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MR     Medication Quick Order Report</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CV     Convert IV Inpatient QO to Infusion QO</w:t>
      </w:r>
    </w:p>
    <w:p w:rsidR="00BF1D6A" w:rsidRPr="00567FB4" w:rsidRDefault="00BF1D6A" w:rsidP="00BF1D6A">
      <w:pPr>
        <w:autoSpaceDE w:val="0"/>
        <w:autoSpaceDN w:val="0"/>
        <w:adjustRightInd w:val="0"/>
        <w:ind w:left="1080"/>
        <w:rPr>
          <w:rFonts w:ascii="r_ansi" w:hAnsi="r_ansi" w:cs="r_ansi"/>
          <w:sz w:val="20"/>
          <w:szCs w:val="20"/>
        </w:rPr>
      </w:pP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You have PENDING ALERTS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Enter  "VA to jump to VIEW ALERTS option</w:t>
      </w:r>
    </w:p>
    <w:p w:rsidR="00BF1D6A" w:rsidRPr="00567FB4" w:rsidRDefault="00BF1D6A" w:rsidP="00BF1D6A">
      <w:pPr>
        <w:autoSpaceDE w:val="0"/>
        <w:autoSpaceDN w:val="0"/>
        <w:adjustRightInd w:val="0"/>
        <w:ind w:left="1080"/>
        <w:rPr>
          <w:rFonts w:ascii="r_ansi" w:hAnsi="r_ansi" w:cs="r_ansi"/>
          <w:sz w:val="20"/>
          <w:szCs w:val="20"/>
        </w:rPr>
      </w:pPr>
    </w:p>
    <w:p w:rsidR="00BF1D6A" w:rsidRPr="00567FB4" w:rsidRDefault="00BF1D6A" w:rsidP="00BF1D6A">
      <w:pPr>
        <w:autoSpaceDE w:val="0"/>
        <w:autoSpaceDN w:val="0"/>
        <w:adjustRightInd w:val="0"/>
        <w:ind w:left="1080"/>
        <w:rPr>
          <w:rFonts w:ascii="r_ansi" w:hAnsi="r_ansi" w:cs="r_ansi"/>
          <w:b/>
          <w:sz w:val="20"/>
          <w:szCs w:val="20"/>
        </w:rPr>
      </w:pPr>
      <w:r w:rsidRPr="00567FB4">
        <w:rPr>
          <w:rFonts w:ascii="r_ansi" w:hAnsi="r_ansi" w:cs="r_ansi"/>
          <w:b/>
          <w:sz w:val="20"/>
          <w:szCs w:val="20"/>
        </w:rPr>
        <w:t>Example:</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&lt;CPM&gt; Select Order Menu Management Option: </w:t>
      </w:r>
      <w:r w:rsidRPr="00567FB4">
        <w:rPr>
          <w:rFonts w:cs="r_ansi"/>
          <w:b/>
          <w:sz w:val="20"/>
          <w:szCs w:val="20"/>
        </w:rPr>
        <w:t>QO  Enter/edit quick orders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Select QUICK ORDER NAME: VEFA MAMM ORDER BREAST ULTRASOUND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NAME: VEFA MAMM ORDER BREAST ULTRASOUND  Replace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DISPLAY TEXT: ORDER BREAST ULTRASOUND  Replace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VERIFY ORDER: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DESCRIPTION:</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1&gt;</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ENTRY ACTION: </w:t>
      </w:r>
    </w:p>
    <w:p w:rsidR="00BF1D6A" w:rsidRPr="00567FB4" w:rsidRDefault="00BF1D6A" w:rsidP="00BF1D6A">
      <w:pPr>
        <w:autoSpaceDE w:val="0"/>
        <w:autoSpaceDN w:val="0"/>
        <w:adjustRightInd w:val="0"/>
        <w:ind w:left="1080"/>
        <w:rPr>
          <w:rFonts w:ascii="r_ansi" w:hAnsi="r_ansi" w:cs="r_ansi"/>
          <w:sz w:val="20"/>
          <w:szCs w:val="20"/>
        </w:rPr>
      </w:pPr>
    </w:p>
    <w:p w:rsidR="00BF1D6A" w:rsidRPr="00567FB4" w:rsidRDefault="00BF1D6A" w:rsidP="00BF1D6A">
      <w:pPr>
        <w:autoSpaceDE w:val="0"/>
        <w:autoSpaceDN w:val="0"/>
        <w:adjustRightInd w:val="0"/>
        <w:ind w:left="1080"/>
        <w:rPr>
          <w:b/>
          <w:sz w:val="20"/>
          <w:szCs w:val="28"/>
        </w:rPr>
      </w:pPr>
      <w:r w:rsidRPr="00567FB4">
        <w:rPr>
          <w:rFonts w:ascii="r_ansi" w:hAnsi="r_ansi" w:cs="r_ansi"/>
          <w:sz w:val="20"/>
          <w:szCs w:val="20"/>
        </w:rPr>
        <w:t>Ultrasound Procedure</w:t>
      </w:r>
      <w:r w:rsidRPr="00567FB4">
        <w:rPr>
          <w:rFonts w:cs="r_ansi"/>
          <w:b/>
          <w:sz w:val="20"/>
          <w:szCs w:val="20"/>
        </w:rPr>
        <w:t xml:space="preserve">: VEFA BREAST ULTRASOUND// </w:t>
      </w:r>
      <w:r w:rsidRPr="00567FB4">
        <w:rPr>
          <w:b/>
          <w:sz w:val="20"/>
          <w:szCs w:val="20"/>
        </w:rPr>
        <w:sym w:font="Wingdings" w:char="F0DF"/>
      </w:r>
      <w:r w:rsidRPr="00567FB4">
        <w:rPr>
          <w:b/>
          <w:sz w:val="20"/>
          <w:szCs w:val="28"/>
        </w:rPr>
        <w:t xml:space="preserve"> enter similar procedure for your site</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Procedure Modifier: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Reason for Study: Suspicious 1st and 2nd ordered Mammograms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lastRenderedPageBreak/>
        <w:t xml:space="preserve">  Replace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Clinical History:</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1&gt;</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Category: OUTPATIENT//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Is this patient scheduled for pre-op? NO//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Date Desired: </w:t>
      </w:r>
    </w:p>
    <w:p w:rsidR="00BF1D6A" w:rsidRPr="00567FB4" w:rsidRDefault="00BF1D6A" w:rsidP="00BF1D6A">
      <w:pPr>
        <w:tabs>
          <w:tab w:val="left" w:pos="6585"/>
        </w:tabs>
        <w:autoSpaceDE w:val="0"/>
        <w:autoSpaceDN w:val="0"/>
        <w:adjustRightInd w:val="0"/>
        <w:ind w:left="1080"/>
        <w:rPr>
          <w:rFonts w:ascii="r_ansi" w:hAnsi="r_ansi" w:cs="r_ansi"/>
          <w:sz w:val="20"/>
          <w:szCs w:val="20"/>
        </w:rPr>
      </w:pPr>
      <w:r w:rsidRPr="00567FB4">
        <w:rPr>
          <w:rFonts w:ascii="r_ansi" w:hAnsi="r_ansi" w:cs="r_ansi"/>
          <w:sz w:val="20"/>
          <w:szCs w:val="20"/>
        </w:rPr>
        <w:t xml:space="preserve">Mode of Transport: </w:t>
      </w:r>
      <w:r w:rsidRPr="00567FB4">
        <w:rPr>
          <w:rFonts w:ascii="r_ansi" w:hAnsi="r_ansi" w:cs="r_ansi"/>
          <w:sz w:val="20"/>
          <w:szCs w:val="20"/>
        </w:rPr>
        <w:tab/>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Is patient on isolation procedures?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Urgency: ROUTINE// </w:t>
      </w:r>
    </w:p>
    <w:p w:rsidR="00BF1D6A" w:rsidRPr="00567FB4" w:rsidRDefault="00BF1D6A" w:rsidP="00BF1D6A">
      <w:pPr>
        <w:autoSpaceDE w:val="0"/>
        <w:autoSpaceDN w:val="0"/>
        <w:adjustRightInd w:val="0"/>
        <w:ind w:left="1080"/>
        <w:rPr>
          <w:rFonts w:ascii="r_ansi" w:hAnsi="r_ansi" w:cs="r_ansi"/>
          <w:sz w:val="20"/>
          <w:szCs w:val="20"/>
        </w:rPr>
      </w:pP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Ultrasound Procedure: </w:t>
      </w:r>
      <w:r w:rsidRPr="00567FB4">
        <w:rPr>
          <w:rFonts w:cs="r_ansi"/>
          <w:b/>
          <w:sz w:val="20"/>
          <w:szCs w:val="20"/>
        </w:rPr>
        <w:t xml:space="preserve">VEFA BREAST ULTRASOUND  </w:t>
      </w:r>
      <w:r w:rsidRPr="00567FB4">
        <w:rPr>
          <w:rFonts w:cs="r_ansi"/>
          <w:b/>
          <w:sz w:val="20"/>
          <w:szCs w:val="20"/>
        </w:rPr>
        <w:sym w:font="Wingdings" w:char="F0DF"/>
      </w:r>
      <w:r w:rsidRPr="00567FB4">
        <w:rPr>
          <w:rFonts w:cs="r_ansi"/>
          <w:b/>
          <w:sz w:val="20"/>
          <w:szCs w:val="20"/>
        </w:rPr>
        <w:t>-----enter replacement procedure for particular site</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Reason for Study: Suspicious 1st and 2nd ordered Mammograms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Category: OUTPATIENT</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Urgency: ROUTINE</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Submit request to: SBK ULTRASOUND</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w:t>
      </w:r>
    </w:p>
    <w:p w:rsidR="00BF1D6A" w:rsidRPr="00567FB4" w:rsidRDefault="00BF1D6A" w:rsidP="00BF1D6A">
      <w:pPr>
        <w:autoSpaceDE w:val="0"/>
        <w:autoSpaceDN w:val="0"/>
        <w:adjustRightInd w:val="0"/>
        <w:ind w:left="1080"/>
        <w:rPr>
          <w:rFonts w:ascii="r_ansi" w:hAnsi="r_ansi" w:cs="r_ansi"/>
          <w:sz w:val="20"/>
          <w:szCs w:val="20"/>
        </w:rPr>
      </w:pP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(P)lace, (E)</w:t>
      </w:r>
      <w:proofErr w:type="spellStart"/>
      <w:r w:rsidRPr="00567FB4">
        <w:rPr>
          <w:rFonts w:ascii="r_ansi" w:hAnsi="r_ansi" w:cs="r_ansi"/>
          <w:sz w:val="20"/>
          <w:szCs w:val="20"/>
        </w:rPr>
        <w:t>dit</w:t>
      </w:r>
      <w:proofErr w:type="spellEnd"/>
      <w:r w:rsidRPr="00567FB4">
        <w:rPr>
          <w:rFonts w:ascii="r_ansi" w:hAnsi="r_ansi" w:cs="r_ansi"/>
          <w:sz w:val="20"/>
          <w:szCs w:val="20"/>
        </w:rPr>
        <w:t>, or (C)</w:t>
      </w:r>
      <w:proofErr w:type="spellStart"/>
      <w:r w:rsidRPr="00567FB4">
        <w:rPr>
          <w:rFonts w:ascii="r_ansi" w:hAnsi="r_ansi" w:cs="r_ansi"/>
          <w:sz w:val="20"/>
          <w:szCs w:val="20"/>
        </w:rPr>
        <w:t>ancel</w:t>
      </w:r>
      <w:proofErr w:type="spellEnd"/>
      <w:r w:rsidRPr="00567FB4">
        <w:rPr>
          <w:rFonts w:ascii="r_ansi" w:hAnsi="r_ansi" w:cs="r_ansi"/>
          <w:sz w:val="20"/>
          <w:szCs w:val="20"/>
        </w:rPr>
        <w:t xml:space="preserve"> this quick order? PLACE//  </w:t>
      </w:r>
    </w:p>
    <w:p w:rsidR="00BF1D6A" w:rsidRPr="00567FB4" w:rsidRDefault="00BF1D6A" w:rsidP="00BF1D6A">
      <w:pPr>
        <w:autoSpaceDE w:val="0"/>
        <w:autoSpaceDN w:val="0"/>
        <w:adjustRightInd w:val="0"/>
        <w:ind w:left="1080"/>
        <w:rPr>
          <w:rFonts w:ascii="r_ansi" w:hAnsi="r_ansi" w:cs="r_ansi"/>
          <w:b/>
          <w:sz w:val="20"/>
          <w:szCs w:val="20"/>
        </w:rPr>
      </w:pPr>
      <w:r w:rsidRPr="00567FB4">
        <w:rPr>
          <w:rFonts w:ascii="r_ansi" w:hAnsi="r_ansi" w:cs="r_ansi"/>
          <w:sz w:val="20"/>
          <w:szCs w:val="20"/>
        </w:rPr>
        <w:t xml:space="preserve">Auto-accept this order? NO// </w:t>
      </w:r>
    </w:p>
    <w:p w:rsidR="00BF1D6A" w:rsidRPr="00567FB4" w:rsidRDefault="00BF1D6A" w:rsidP="00BF1D6A">
      <w:pPr>
        <w:autoSpaceDE w:val="0"/>
        <w:autoSpaceDN w:val="0"/>
        <w:adjustRightInd w:val="0"/>
        <w:ind w:left="1080"/>
        <w:rPr>
          <w:rFonts w:ascii="r_ansi" w:hAnsi="r_ansi" w:cs="r_ansi"/>
          <w:b/>
          <w:sz w:val="20"/>
          <w:szCs w:val="20"/>
        </w:rPr>
      </w:pP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Select QUICK ORDER NAME:</w:t>
      </w:r>
    </w:p>
    <w:p w:rsidR="00BF1D6A" w:rsidRPr="00567FB4" w:rsidRDefault="00BF1D6A" w:rsidP="00BF1D6A">
      <w:pPr>
        <w:autoSpaceDE w:val="0"/>
        <w:autoSpaceDN w:val="0"/>
        <w:adjustRightInd w:val="0"/>
        <w:ind w:left="1080"/>
        <w:rPr>
          <w:rFonts w:ascii="r_ansi" w:hAnsi="r_ansi" w:cs="r_ansi"/>
          <w:sz w:val="20"/>
          <w:szCs w:val="20"/>
        </w:rPr>
      </w:pP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b/>
          <w:sz w:val="20"/>
          <w:szCs w:val="20"/>
        </w:rPr>
        <w:t>Example:</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&lt;CPM&gt; Select Order Menu Management Option: QO  Enter/edit quick orders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Select QUICK ORDER NAME: VEFA</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1   VEFA CARDIO-THORACIC SURG-CSLT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2   VEFA CIPROFLOXACIN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3   VEFA COLRECTAL SURGICAL REFERRAL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4   VEFA FOBT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5   VEFA GMRCT PULMONARY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Press &lt;RETURN&gt; to see more, '^' to exit this list, OR</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CHOOSE 1-5: 1  VEFA CARDIO-THORACIC SURG-CSLT</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NAME: VEFA CARDIO-THORACIC SURG-CSLT  Replace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DISPLAY TEXT: </w:t>
      </w:r>
      <w:proofErr w:type="spellStart"/>
      <w:r w:rsidRPr="00567FB4">
        <w:rPr>
          <w:rFonts w:ascii="r_ansi" w:hAnsi="r_ansi" w:cs="r_ansi"/>
          <w:sz w:val="20"/>
          <w:szCs w:val="20"/>
        </w:rPr>
        <w:t>CardioThoracic</w:t>
      </w:r>
      <w:proofErr w:type="spellEnd"/>
      <w:r w:rsidRPr="00567FB4">
        <w:rPr>
          <w:rFonts w:ascii="r_ansi" w:hAnsi="r_ansi" w:cs="r_ansi"/>
          <w:sz w:val="20"/>
          <w:szCs w:val="20"/>
        </w:rPr>
        <w:t xml:space="preserve"> Surgery Consult  Replace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VERIFY ORDER: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DESCRIPTION:</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1&gt;</w:t>
      </w:r>
      <w:proofErr w:type="spellStart"/>
      <w:r w:rsidRPr="00567FB4">
        <w:rPr>
          <w:rFonts w:ascii="r_ansi" w:hAnsi="r_ansi" w:cs="r_ansi"/>
          <w:sz w:val="20"/>
          <w:szCs w:val="20"/>
        </w:rPr>
        <w:t>CardioThoracic</w:t>
      </w:r>
      <w:proofErr w:type="spellEnd"/>
      <w:r w:rsidRPr="00567FB4">
        <w:rPr>
          <w:rFonts w:ascii="r_ansi" w:hAnsi="r_ansi" w:cs="r_ansi"/>
          <w:sz w:val="20"/>
          <w:szCs w:val="20"/>
        </w:rPr>
        <w:t xml:space="preserve"> Surgery Consult</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EDIT Option: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ENTRY ACTION: </w:t>
      </w:r>
    </w:p>
    <w:p w:rsidR="00BF1D6A" w:rsidRPr="00567FB4" w:rsidRDefault="00BF1D6A" w:rsidP="00BF1D6A">
      <w:pPr>
        <w:autoSpaceDE w:val="0"/>
        <w:autoSpaceDN w:val="0"/>
        <w:adjustRightInd w:val="0"/>
        <w:ind w:left="1080"/>
        <w:rPr>
          <w:rFonts w:ascii="r_ansi" w:hAnsi="r_ansi" w:cs="r_ansi"/>
          <w:sz w:val="20"/>
          <w:szCs w:val="20"/>
        </w:rPr>
      </w:pP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Consult to Service/Specialty: VEFA CARDIOLOGY// </w:t>
      </w:r>
      <w:r w:rsidRPr="00567FB4">
        <w:rPr>
          <w:b/>
          <w:sz w:val="20"/>
          <w:szCs w:val="20"/>
        </w:rPr>
        <w:sym w:font="Wingdings" w:char="F0DF"/>
      </w:r>
      <w:r w:rsidRPr="00567FB4">
        <w:rPr>
          <w:b/>
          <w:sz w:val="20"/>
          <w:szCs w:val="28"/>
        </w:rPr>
        <w:t xml:space="preserve"> enter similar consult service/specialty for your site</w:t>
      </w:r>
      <w:r w:rsidRPr="00567FB4">
        <w:rPr>
          <w:rFonts w:ascii="r_ansi" w:hAnsi="r_ansi" w:cs="r_ansi"/>
          <w:sz w:val="20"/>
          <w:szCs w:val="20"/>
        </w:rPr>
        <w:t xml:space="preserve">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Consult Type: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Reason for Request: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1&gt;Suspicious Chest X-Ray</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EDIT Option: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Category: OUTPATIENT//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Urgency: STAT//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Earliest appropriate </w:t>
      </w:r>
      <w:proofErr w:type="spellStart"/>
      <w:r w:rsidRPr="00567FB4">
        <w:rPr>
          <w:rFonts w:ascii="r_ansi" w:hAnsi="r_ansi" w:cs="r_ansi"/>
          <w:sz w:val="20"/>
          <w:szCs w:val="20"/>
        </w:rPr>
        <w:t>date:TODAY</w:t>
      </w:r>
      <w:proofErr w:type="spellEnd"/>
      <w:r w:rsidRPr="00567FB4">
        <w:rPr>
          <w:rFonts w:ascii="r_ansi" w:hAnsi="r_ansi" w:cs="r_ansi"/>
          <w:sz w:val="20"/>
          <w:szCs w:val="20"/>
        </w:rPr>
        <w:t xml:space="preserve">//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Place of Consultation: Consultant's Choice//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lastRenderedPageBreak/>
        <w:t xml:space="preserve">Attention: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Provisional Diagnosis: Suspicious Chest x-ray  Replace </w:t>
      </w:r>
    </w:p>
    <w:p w:rsidR="00BF1D6A" w:rsidRPr="00567FB4" w:rsidRDefault="00BF1D6A" w:rsidP="00BF1D6A">
      <w:pPr>
        <w:autoSpaceDE w:val="0"/>
        <w:autoSpaceDN w:val="0"/>
        <w:adjustRightInd w:val="0"/>
        <w:ind w:left="1080"/>
        <w:rPr>
          <w:rFonts w:ascii="r_ansi" w:hAnsi="r_ansi" w:cs="r_ansi"/>
          <w:sz w:val="20"/>
          <w:szCs w:val="20"/>
        </w:rPr>
      </w:pP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Consult to Service/Specialty: VEFA CARDIOLOGY </w:t>
      </w:r>
      <w:r w:rsidRPr="00567FB4">
        <w:rPr>
          <w:rFonts w:cs="r_ansi"/>
          <w:b/>
          <w:sz w:val="20"/>
          <w:szCs w:val="20"/>
        </w:rPr>
        <w:sym w:font="Wingdings" w:char="F0DF"/>
      </w:r>
      <w:r w:rsidRPr="00567FB4">
        <w:rPr>
          <w:rFonts w:cs="r_ansi"/>
          <w:b/>
          <w:sz w:val="20"/>
          <w:szCs w:val="20"/>
        </w:rPr>
        <w:t xml:space="preserve">------XXXXXX replaced </w:t>
      </w:r>
      <w:r w:rsidRPr="00567FB4">
        <w:rPr>
          <w:b/>
          <w:sz w:val="20"/>
          <w:szCs w:val="28"/>
        </w:rPr>
        <w:t>consult service/specialty</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Reason for Request: Suspicious Chest X-Ray</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Category: OUTPATIENT</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Urgency: STAT</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Earliest appropriate </w:t>
      </w:r>
      <w:proofErr w:type="spellStart"/>
      <w:r w:rsidRPr="00567FB4">
        <w:rPr>
          <w:rFonts w:ascii="r_ansi" w:hAnsi="r_ansi" w:cs="r_ansi"/>
          <w:sz w:val="20"/>
          <w:szCs w:val="20"/>
        </w:rPr>
        <w:t>date:TODAY</w:t>
      </w:r>
      <w:proofErr w:type="spellEnd"/>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Place of Consultation: Consultant's Choice</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Provisional Diagnosis: Suspicious Chest x-ray</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(P)lace, (E)</w:t>
      </w:r>
      <w:proofErr w:type="spellStart"/>
      <w:r w:rsidRPr="00567FB4">
        <w:rPr>
          <w:rFonts w:ascii="r_ansi" w:hAnsi="r_ansi" w:cs="r_ansi"/>
          <w:sz w:val="20"/>
          <w:szCs w:val="20"/>
        </w:rPr>
        <w:t>dit</w:t>
      </w:r>
      <w:proofErr w:type="spellEnd"/>
      <w:r w:rsidRPr="00567FB4">
        <w:rPr>
          <w:rFonts w:ascii="r_ansi" w:hAnsi="r_ansi" w:cs="r_ansi"/>
          <w:sz w:val="20"/>
          <w:szCs w:val="20"/>
        </w:rPr>
        <w:t>, or (C)</w:t>
      </w:r>
      <w:proofErr w:type="spellStart"/>
      <w:r w:rsidRPr="00567FB4">
        <w:rPr>
          <w:rFonts w:ascii="r_ansi" w:hAnsi="r_ansi" w:cs="r_ansi"/>
          <w:sz w:val="20"/>
          <w:szCs w:val="20"/>
        </w:rPr>
        <w:t>ancel</w:t>
      </w:r>
      <w:proofErr w:type="spellEnd"/>
      <w:r w:rsidRPr="00567FB4">
        <w:rPr>
          <w:rFonts w:ascii="r_ansi" w:hAnsi="r_ansi" w:cs="r_ansi"/>
          <w:sz w:val="20"/>
          <w:szCs w:val="20"/>
        </w:rPr>
        <w:t xml:space="preserve"> this quick order? PLACE//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Auto-accept this order? NO// </w:t>
      </w:r>
    </w:p>
    <w:p w:rsidR="00BF1D6A" w:rsidRPr="00567FB4" w:rsidRDefault="00BF1D6A" w:rsidP="00BF1D6A">
      <w:pPr>
        <w:autoSpaceDE w:val="0"/>
        <w:autoSpaceDN w:val="0"/>
        <w:adjustRightInd w:val="0"/>
        <w:ind w:left="1080"/>
        <w:rPr>
          <w:rFonts w:ascii="r_ansi" w:hAnsi="r_ansi" w:cs="r_ansi"/>
          <w:sz w:val="20"/>
          <w:szCs w:val="20"/>
        </w:rPr>
      </w:pPr>
    </w:p>
    <w:p w:rsidR="00BF1D6A" w:rsidRPr="00567FB4" w:rsidRDefault="00BF1D6A" w:rsidP="00BF1D6A">
      <w:pPr>
        <w:autoSpaceDE w:val="0"/>
        <w:autoSpaceDN w:val="0"/>
        <w:adjustRightInd w:val="0"/>
        <w:ind w:left="1080"/>
        <w:rPr>
          <w:rFonts w:ascii="r_ansi" w:hAnsi="r_ansi" w:cs="r_ansi"/>
          <w:b/>
          <w:sz w:val="20"/>
          <w:szCs w:val="20"/>
        </w:rPr>
      </w:pPr>
      <w:r w:rsidRPr="00567FB4">
        <w:rPr>
          <w:rFonts w:ascii="r_ansi" w:hAnsi="r_ansi" w:cs="r_ansi"/>
          <w:b/>
          <w:sz w:val="20"/>
          <w:szCs w:val="20"/>
        </w:rPr>
        <w:t>Example:</w:t>
      </w:r>
    </w:p>
    <w:p w:rsidR="00BF1D6A" w:rsidRPr="00567FB4" w:rsidRDefault="00BF1D6A" w:rsidP="00BF1D6A">
      <w:pPr>
        <w:autoSpaceDE w:val="0"/>
        <w:autoSpaceDN w:val="0"/>
        <w:adjustRightInd w:val="0"/>
        <w:ind w:left="1080"/>
        <w:rPr>
          <w:rFonts w:ascii="r_ansi" w:hAnsi="r_ansi" w:cs="r_ansi"/>
          <w:sz w:val="20"/>
          <w:szCs w:val="20"/>
        </w:rPr>
      </w:pP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Select QUICK ORDER NAME: VEFA CIPROFLOXACIN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NAME: VEFA CIPROFLOXACIN//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DISPLAY TEXT: Ciprofloxacin//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VERIFY ORDER: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DESCRIPTION:</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1&gt;Ciprofloxacin</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EDIT Option: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ENTRY ACTION: </w:t>
      </w:r>
    </w:p>
    <w:p w:rsidR="00BF1D6A" w:rsidRPr="00567FB4" w:rsidRDefault="00BF1D6A" w:rsidP="00BF1D6A">
      <w:pPr>
        <w:autoSpaceDE w:val="0"/>
        <w:autoSpaceDN w:val="0"/>
        <w:adjustRightInd w:val="0"/>
        <w:ind w:left="1080"/>
        <w:rPr>
          <w:rFonts w:ascii="r_ansi" w:hAnsi="r_ansi" w:cs="r_ansi"/>
          <w:sz w:val="20"/>
          <w:szCs w:val="20"/>
        </w:rPr>
      </w:pPr>
    </w:p>
    <w:p w:rsidR="00BF1D6A" w:rsidRPr="00567FB4" w:rsidRDefault="00BF1D6A" w:rsidP="00BF1D6A">
      <w:pPr>
        <w:autoSpaceDE w:val="0"/>
        <w:autoSpaceDN w:val="0"/>
        <w:adjustRightInd w:val="0"/>
        <w:ind w:left="1080"/>
        <w:rPr>
          <w:rFonts w:cs="r_ansi"/>
          <w:b/>
          <w:sz w:val="20"/>
          <w:szCs w:val="20"/>
        </w:rPr>
      </w:pPr>
      <w:r w:rsidRPr="00567FB4">
        <w:rPr>
          <w:rFonts w:ascii="r_ansi" w:hAnsi="r_ansi" w:cs="r_ansi"/>
          <w:sz w:val="20"/>
          <w:szCs w:val="20"/>
        </w:rPr>
        <w:t xml:space="preserve">Medication: CIPROFLOXACIN TAB //  </w:t>
      </w:r>
      <w:r w:rsidRPr="00567FB4">
        <w:rPr>
          <w:b/>
          <w:sz w:val="20"/>
          <w:szCs w:val="20"/>
        </w:rPr>
        <w:sym w:font="Wingdings" w:char="F0DF"/>
      </w:r>
      <w:r w:rsidRPr="00567FB4">
        <w:rPr>
          <w:b/>
          <w:sz w:val="20"/>
          <w:szCs w:val="28"/>
        </w:rPr>
        <w:t>---Enter similar pharmacy ORDERABLE item for your site</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Complex dose? NO//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Choose from (or enter another):</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1   250MG     $0.0361</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2   500MG     $0.0375</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3   750MG     $0.377</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4   1000MG     $0.075</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5   1500MG     $0.754</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Dose: 2   500MG     $0.0375</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Route: ORAL (BY MOUTH)//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Schedule: BID</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1   BID  TWICE A DAY</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2   BID AC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CHOOSE 1-2: 1  BIDTWICE A DAY</w:t>
      </w:r>
    </w:p>
    <w:p w:rsidR="00BF1D6A" w:rsidRPr="00567FB4" w:rsidRDefault="00BF1D6A" w:rsidP="00BF1D6A">
      <w:pPr>
        <w:autoSpaceDE w:val="0"/>
        <w:autoSpaceDN w:val="0"/>
        <w:adjustRightInd w:val="0"/>
        <w:ind w:left="1080"/>
        <w:rPr>
          <w:rFonts w:ascii="r_ansi" w:hAnsi="r_ansi" w:cs="r_ansi"/>
          <w:sz w:val="20"/>
          <w:szCs w:val="20"/>
        </w:rPr>
      </w:pP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RESTRICTED</w:t>
      </w:r>
    </w:p>
    <w:p w:rsidR="00BF1D6A" w:rsidRPr="00567FB4" w:rsidRDefault="00BF1D6A" w:rsidP="00BF1D6A">
      <w:pPr>
        <w:autoSpaceDE w:val="0"/>
        <w:autoSpaceDN w:val="0"/>
        <w:adjustRightInd w:val="0"/>
        <w:ind w:left="1080"/>
        <w:rPr>
          <w:rFonts w:ascii="r_ansi" w:hAnsi="r_ansi" w:cs="r_ansi"/>
          <w:sz w:val="20"/>
          <w:szCs w:val="20"/>
        </w:rPr>
      </w:pP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Days Supply: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Quantity (TAB):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Refills (0-11):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Pick Up: MAIL//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Priority: ROUTINE//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Comments: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1&gt;Take as directed.</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EDIT Option: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lastRenderedPageBreak/>
        <w:t>---------------------------------------------------------------------------</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Medication: VEFA CIPROFLOXACIN TAB 500MG </w:t>
      </w:r>
      <w:r w:rsidRPr="00567FB4">
        <w:rPr>
          <w:rFonts w:ascii="r_ansi" w:hAnsi="r_ansi" w:cs="r_ansi"/>
          <w:sz w:val="20"/>
          <w:szCs w:val="20"/>
        </w:rPr>
        <w:sym w:font="Wingdings" w:char="F0DF"/>
      </w:r>
      <w:r w:rsidRPr="00567FB4">
        <w:rPr>
          <w:rFonts w:ascii="r_ansi" w:hAnsi="r_ansi" w:cs="r_ansi"/>
          <w:sz w:val="20"/>
          <w:szCs w:val="20"/>
        </w:rPr>
        <w:t>---- XXXXX replaced orderable (pharmacy) item</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Instructions: 500MG ORAL (BY MOUTH) BID</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Pick Up: MAIL</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Priority: ROUTINE</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Comments: Take as directed.</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(P)lace, (E)</w:t>
      </w:r>
      <w:proofErr w:type="spellStart"/>
      <w:r w:rsidRPr="00567FB4">
        <w:rPr>
          <w:rFonts w:ascii="r_ansi" w:hAnsi="r_ansi" w:cs="r_ansi"/>
          <w:sz w:val="20"/>
          <w:szCs w:val="20"/>
        </w:rPr>
        <w:t>dit</w:t>
      </w:r>
      <w:proofErr w:type="spellEnd"/>
      <w:r w:rsidRPr="00567FB4">
        <w:rPr>
          <w:rFonts w:ascii="r_ansi" w:hAnsi="r_ansi" w:cs="r_ansi"/>
          <w:sz w:val="20"/>
          <w:szCs w:val="20"/>
        </w:rPr>
        <w:t>, or (C)</w:t>
      </w:r>
      <w:proofErr w:type="spellStart"/>
      <w:r w:rsidRPr="00567FB4">
        <w:rPr>
          <w:rFonts w:ascii="r_ansi" w:hAnsi="r_ansi" w:cs="r_ansi"/>
          <w:sz w:val="20"/>
          <w:szCs w:val="20"/>
        </w:rPr>
        <w:t>ancel</w:t>
      </w:r>
      <w:proofErr w:type="spellEnd"/>
      <w:r w:rsidRPr="00567FB4">
        <w:rPr>
          <w:rFonts w:ascii="r_ansi" w:hAnsi="r_ansi" w:cs="r_ansi"/>
          <w:sz w:val="20"/>
          <w:szCs w:val="20"/>
        </w:rPr>
        <w:t xml:space="preserve"> this quick order? PLACE//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Auto-accept this order? NO// </w:t>
      </w:r>
    </w:p>
    <w:p w:rsidR="00BF1D6A" w:rsidRPr="00567FB4" w:rsidRDefault="00BF1D6A" w:rsidP="00BF1D6A">
      <w:pPr>
        <w:autoSpaceDE w:val="0"/>
        <w:autoSpaceDN w:val="0"/>
        <w:adjustRightInd w:val="0"/>
        <w:ind w:left="1080"/>
        <w:rPr>
          <w:rFonts w:ascii="r_ansi" w:hAnsi="r_ansi" w:cs="r_ansi"/>
          <w:sz w:val="20"/>
          <w:szCs w:val="20"/>
        </w:rPr>
      </w:pPr>
    </w:p>
    <w:p w:rsidR="00BF1D6A" w:rsidRPr="00567FB4" w:rsidRDefault="00BF1D6A" w:rsidP="00BF1D6A">
      <w:pPr>
        <w:autoSpaceDE w:val="0"/>
        <w:autoSpaceDN w:val="0"/>
        <w:adjustRightInd w:val="0"/>
        <w:rPr>
          <w:rFonts w:ascii="r_ansi" w:hAnsi="r_ansi" w:cs="r_ansi"/>
          <w:sz w:val="20"/>
          <w:szCs w:val="20"/>
        </w:rPr>
      </w:pPr>
      <w:r w:rsidRPr="00567FB4">
        <w:rPr>
          <w:rFonts w:ascii="r_ansi" w:hAnsi="r_ansi" w:cs="r_ansi"/>
          <w:sz w:val="20"/>
          <w:szCs w:val="20"/>
        </w:rPr>
        <w:t xml:space="preserve">     </w:t>
      </w:r>
    </w:p>
    <w:p w:rsidR="00BF1D6A" w:rsidRPr="00567FB4" w:rsidRDefault="00BF1D6A" w:rsidP="00BF1D6A">
      <w:pPr>
        <w:autoSpaceDE w:val="0"/>
        <w:autoSpaceDN w:val="0"/>
        <w:adjustRightInd w:val="0"/>
        <w:rPr>
          <w:rFonts w:ascii="r_ansi" w:hAnsi="r_ansi" w:cs="r_ansi"/>
          <w:b/>
          <w:sz w:val="20"/>
          <w:szCs w:val="20"/>
        </w:rPr>
      </w:pPr>
      <w:r w:rsidRPr="00567FB4">
        <w:rPr>
          <w:rFonts w:ascii="r_ansi" w:hAnsi="r_ansi" w:cs="r_ansi"/>
          <w:sz w:val="20"/>
          <w:szCs w:val="20"/>
        </w:rPr>
        <w:tab/>
      </w:r>
      <w:r w:rsidRPr="00567FB4">
        <w:rPr>
          <w:rFonts w:ascii="r_ansi" w:hAnsi="r_ansi" w:cs="r_ansi"/>
          <w:b/>
          <w:sz w:val="20"/>
          <w:szCs w:val="20"/>
        </w:rPr>
        <w:t>Example:</w:t>
      </w:r>
    </w:p>
    <w:p w:rsidR="00BF1D6A" w:rsidRPr="00567FB4" w:rsidRDefault="00BF1D6A" w:rsidP="00BF1D6A">
      <w:pPr>
        <w:autoSpaceDE w:val="0"/>
        <w:autoSpaceDN w:val="0"/>
        <w:adjustRightInd w:val="0"/>
        <w:rPr>
          <w:rFonts w:ascii="r_ansi" w:hAnsi="r_ansi" w:cs="r_ansi"/>
          <w:sz w:val="20"/>
          <w:szCs w:val="20"/>
        </w:rPr>
      </w:pPr>
    </w:p>
    <w:p w:rsidR="00BF1D6A" w:rsidRPr="00567FB4" w:rsidRDefault="00BF1D6A" w:rsidP="00BF1D6A">
      <w:pPr>
        <w:autoSpaceDE w:val="0"/>
        <w:autoSpaceDN w:val="0"/>
        <w:adjustRightInd w:val="0"/>
        <w:rPr>
          <w:rFonts w:ascii="r_ansi" w:hAnsi="r_ansi" w:cs="r_ansi"/>
          <w:sz w:val="20"/>
          <w:szCs w:val="20"/>
        </w:rPr>
      </w:pPr>
      <w:r w:rsidRPr="00567FB4">
        <w:rPr>
          <w:rFonts w:ascii="r_ansi" w:hAnsi="r_ansi" w:cs="r_ansi"/>
          <w:sz w:val="20"/>
          <w:szCs w:val="20"/>
        </w:rPr>
        <w:t xml:space="preserve">     Select QUICK ORDER NAME:</w:t>
      </w:r>
    </w:p>
    <w:p w:rsidR="00BF1D6A" w:rsidRPr="00567FB4" w:rsidRDefault="00BF1D6A" w:rsidP="00BF1D6A">
      <w:pPr>
        <w:autoSpaceDE w:val="0"/>
        <w:autoSpaceDN w:val="0"/>
        <w:adjustRightInd w:val="0"/>
        <w:rPr>
          <w:rFonts w:ascii="r_ansi" w:hAnsi="r_ansi" w:cs="r_ansi"/>
          <w:sz w:val="20"/>
          <w:szCs w:val="20"/>
        </w:rPr>
      </w:pPr>
      <w:r w:rsidRPr="00567FB4">
        <w:rPr>
          <w:rFonts w:ascii="r_ansi" w:hAnsi="r_ansi" w:cs="r_ansi"/>
          <w:sz w:val="20"/>
          <w:szCs w:val="20"/>
        </w:rPr>
        <w:tab/>
        <w:t xml:space="preserve">   </w:t>
      </w:r>
    </w:p>
    <w:p w:rsidR="00BF1D6A" w:rsidRPr="00567FB4" w:rsidRDefault="00BF1D6A" w:rsidP="00BF1D6A">
      <w:pPr>
        <w:autoSpaceDE w:val="0"/>
        <w:autoSpaceDN w:val="0"/>
        <w:adjustRightInd w:val="0"/>
        <w:rPr>
          <w:rFonts w:ascii="r_ansi" w:hAnsi="r_ansi" w:cs="r_ansi"/>
          <w:sz w:val="20"/>
          <w:szCs w:val="20"/>
        </w:rPr>
      </w:pPr>
      <w:r w:rsidRPr="00567FB4">
        <w:rPr>
          <w:rFonts w:ascii="r_ansi" w:hAnsi="r_ansi" w:cs="r_ansi"/>
          <w:sz w:val="20"/>
          <w:szCs w:val="20"/>
        </w:rPr>
        <w:tab/>
        <w:t>Select QUICK ORDER NAME: VEFA REPEAT FOBT</w:t>
      </w:r>
    </w:p>
    <w:p w:rsidR="00BF1D6A" w:rsidRPr="00567FB4" w:rsidRDefault="00BF1D6A" w:rsidP="00BF1D6A">
      <w:pPr>
        <w:autoSpaceDE w:val="0"/>
        <w:autoSpaceDN w:val="0"/>
        <w:adjustRightInd w:val="0"/>
        <w:rPr>
          <w:rFonts w:ascii="r_ansi" w:hAnsi="r_ansi" w:cs="r_ansi"/>
          <w:sz w:val="20"/>
          <w:szCs w:val="20"/>
        </w:rPr>
      </w:pPr>
      <w:r w:rsidRPr="00567FB4">
        <w:rPr>
          <w:rFonts w:ascii="r_ansi" w:hAnsi="r_ansi" w:cs="r_ansi"/>
          <w:sz w:val="20"/>
          <w:szCs w:val="20"/>
        </w:rPr>
        <w:t xml:space="preserve">     1   VEFA REPEAT FOBT  </w:t>
      </w:r>
    </w:p>
    <w:p w:rsidR="00BF1D6A" w:rsidRPr="00567FB4" w:rsidRDefault="00BF1D6A" w:rsidP="00BF1D6A">
      <w:pPr>
        <w:autoSpaceDE w:val="0"/>
        <w:autoSpaceDN w:val="0"/>
        <w:adjustRightInd w:val="0"/>
        <w:rPr>
          <w:rFonts w:ascii="r_ansi" w:hAnsi="r_ansi" w:cs="r_ansi"/>
          <w:sz w:val="20"/>
          <w:szCs w:val="20"/>
        </w:rPr>
      </w:pPr>
      <w:r w:rsidRPr="00567FB4">
        <w:rPr>
          <w:rFonts w:ascii="r_ansi" w:hAnsi="r_ansi" w:cs="r_ansi"/>
          <w:sz w:val="20"/>
          <w:szCs w:val="20"/>
        </w:rPr>
        <w:t xml:space="preserve">     2   VEFA REPEAT FOBT2  </w:t>
      </w:r>
    </w:p>
    <w:p w:rsidR="00BF1D6A" w:rsidRPr="00567FB4" w:rsidRDefault="00BF1D6A" w:rsidP="00BF1D6A">
      <w:pPr>
        <w:autoSpaceDE w:val="0"/>
        <w:autoSpaceDN w:val="0"/>
        <w:adjustRightInd w:val="0"/>
        <w:ind w:left="720"/>
        <w:rPr>
          <w:rFonts w:ascii="r_ansi" w:hAnsi="r_ansi" w:cs="r_ansi"/>
          <w:sz w:val="20"/>
          <w:szCs w:val="20"/>
        </w:rPr>
      </w:pPr>
      <w:r w:rsidRPr="00567FB4">
        <w:rPr>
          <w:rFonts w:ascii="r_ansi" w:hAnsi="r_ansi" w:cs="r_ansi"/>
          <w:sz w:val="20"/>
          <w:szCs w:val="20"/>
        </w:rPr>
        <w:t>CHOOSE 1-2: 1  VEFA REPEAT FOBT</w:t>
      </w:r>
    </w:p>
    <w:p w:rsidR="00BF1D6A" w:rsidRPr="00567FB4" w:rsidRDefault="00BF1D6A" w:rsidP="00BF1D6A">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NAME: VEFA REPEAT FOBT// </w:t>
      </w:r>
    </w:p>
    <w:p w:rsidR="00BF1D6A" w:rsidRPr="00567FB4" w:rsidRDefault="00BF1D6A" w:rsidP="00BF1D6A">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DISPLAY TEXT: Repeat FOBT// </w:t>
      </w:r>
    </w:p>
    <w:p w:rsidR="00BF1D6A" w:rsidRPr="00567FB4" w:rsidRDefault="00BF1D6A" w:rsidP="00BF1D6A">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VERIFY ORDER: YES// </w:t>
      </w:r>
    </w:p>
    <w:p w:rsidR="00BF1D6A" w:rsidRPr="00567FB4" w:rsidRDefault="00BF1D6A" w:rsidP="00BF1D6A">
      <w:pPr>
        <w:autoSpaceDE w:val="0"/>
        <w:autoSpaceDN w:val="0"/>
        <w:adjustRightInd w:val="0"/>
        <w:ind w:left="720"/>
        <w:rPr>
          <w:rFonts w:ascii="r_ansi" w:hAnsi="r_ansi" w:cs="r_ansi"/>
          <w:sz w:val="20"/>
          <w:szCs w:val="20"/>
        </w:rPr>
      </w:pPr>
      <w:r w:rsidRPr="00567FB4">
        <w:rPr>
          <w:rFonts w:ascii="r_ansi" w:hAnsi="r_ansi" w:cs="r_ansi"/>
          <w:sz w:val="20"/>
          <w:szCs w:val="20"/>
        </w:rPr>
        <w:t>DESCRIPTION:</w:t>
      </w:r>
    </w:p>
    <w:p w:rsidR="00BF1D6A" w:rsidRPr="00567FB4" w:rsidRDefault="00BF1D6A" w:rsidP="00BF1D6A">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1&gt;Repeat FOBT</w:t>
      </w:r>
    </w:p>
    <w:p w:rsidR="00BF1D6A" w:rsidRPr="00567FB4" w:rsidRDefault="00BF1D6A" w:rsidP="00BF1D6A">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EDIT Option: </w:t>
      </w:r>
    </w:p>
    <w:p w:rsidR="00BF1D6A" w:rsidRPr="00567FB4" w:rsidRDefault="00BF1D6A" w:rsidP="00BF1D6A">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ENTRY ACTION: </w:t>
      </w:r>
    </w:p>
    <w:p w:rsidR="00BF1D6A" w:rsidRPr="00567FB4" w:rsidRDefault="00BF1D6A" w:rsidP="00BF1D6A">
      <w:pPr>
        <w:autoSpaceDE w:val="0"/>
        <w:autoSpaceDN w:val="0"/>
        <w:adjustRightInd w:val="0"/>
        <w:ind w:left="720"/>
        <w:rPr>
          <w:rFonts w:ascii="r_ansi" w:hAnsi="r_ansi" w:cs="r_ansi"/>
          <w:sz w:val="20"/>
          <w:szCs w:val="20"/>
        </w:rPr>
      </w:pPr>
    </w:p>
    <w:p w:rsidR="00BF1D6A" w:rsidRPr="00567FB4" w:rsidRDefault="00BF1D6A" w:rsidP="00BF1D6A">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Lab Test: </w:t>
      </w:r>
      <w:r w:rsidRPr="00567FB4">
        <w:rPr>
          <w:rFonts w:ascii="r_ansi" w:hAnsi="r_ansi" w:cs="r_ansi"/>
          <w:sz w:val="20"/>
          <w:szCs w:val="20"/>
        </w:rPr>
        <w:sym w:font="Wingdings" w:char="F0DF"/>
      </w:r>
      <w:r w:rsidRPr="00567FB4">
        <w:rPr>
          <w:rFonts w:ascii="r_ansi" w:hAnsi="r_ansi" w:cs="r_ansi"/>
          <w:sz w:val="20"/>
          <w:szCs w:val="20"/>
        </w:rPr>
        <w:t xml:space="preserve"> depress “enter” key</w:t>
      </w:r>
    </w:p>
    <w:p w:rsidR="00BF1D6A" w:rsidRPr="00567FB4" w:rsidRDefault="00BF1D6A" w:rsidP="00BF1D6A">
      <w:pPr>
        <w:autoSpaceDE w:val="0"/>
        <w:autoSpaceDN w:val="0"/>
        <w:adjustRightInd w:val="0"/>
        <w:ind w:left="720"/>
        <w:rPr>
          <w:rFonts w:ascii="r_ansi" w:hAnsi="r_ansi" w:cs="r_ansi"/>
          <w:sz w:val="20"/>
          <w:szCs w:val="20"/>
        </w:rPr>
      </w:pPr>
    </w:p>
    <w:p w:rsidR="00BF1D6A" w:rsidRPr="00567FB4" w:rsidRDefault="00BF1D6A" w:rsidP="00BF1D6A">
      <w:pPr>
        <w:spacing w:after="120"/>
        <w:rPr>
          <w:rFonts w:ascii="r_ansi" w:hAnsi="r_ansi"/>
          <w:sz w:val="20"/>
          <w:szCs w:val="20"/>
        </w:rPr>
      </w:pPr>
    </w:p>
    <w:p w:rsidR="00BF1D6A" w:rsidRPr="00567FB4" w:rsidRDefault="00BF1D6A" w:rsidP="00BF1D6A">
      <w:pPr>
        <w:pStyle w:val="BodyText"/>
      </w:pPr>
      <w:r w:rsidRPr="00567FB4">
        <w:t>Next, for “FOBT” and “PSA”, re-enter orderable item as “site” specific lab orderable item as in examples below:</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Select QUICK ORDER NAME: </w:t>
      </w:r>
      <w:r w:rsidRPr="00567FB4">
        <w:rPr>
          <w:rFonts w:ascii="r_ansi" w:hAnsi="r_ansi" w:cs="r_ansi"/>
          <w:b/>
          <w:sz w:val="20"/>
          <w:szCs w:val="20"/>
        </w:rPr>
        <w:t>FOBT</w:t>
      </w:r>
      <w:r w:rsidRPr="00567FB4">
        <w:rPr>
          <w:rFonts w:ascii="r_ansi" w:hAnsi="r_ansi" w:cs="r_ansi"/>
          <w:sz w:val="20"/>
          <w:szCs w:val="20"/>
        </w:rPr>
        <w:t xml:space="preserve">  </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NAME: VEFA FOBT// </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DISPLAY TEXT: FOBT// </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VERIFY ORDER: NO// </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DESCRIPTION:</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1&gt;</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ENTRY ACTION: </w:t>
      </w:r>
    </w:p>
    <w:p w:rsidR="00BF1D6A" w:rsidRPr="00567FB4" w:rsidRDefault="00BF1D6A" w:rsidP="00BF1D6A">
      <w:pPr>
        <w:autoSpaceDE w:val="0"/>
        <w:autoSpaceDN w:val="0"/>
        <w:adjustRightInd w:val="0"/>
        <w:ind w:left="1440"/>
        <w:rPr>
          <w:rFonts w:ascii="r_ansi" w:hAnsi="r_ansi" w:cs="r_ansi"/>
          <w:sz w:val="20"/>
          <w:szCs w:val="20"/>
        </w:rPr>
      </w:pPr>
    </w:p>
    <w:p w:rsidR="00BF1D6A" w:rsidRPr="00567FB4" w:rsidRDefault="00BF1D6A" w:rsidP="00BF1D6A">
      <w:pPr>
        <w:autoSpaceDE w:val="0"/>
        <w:autoSpaceDN w:val="0"/>
        <w:adjustRightInd w:val="0"/>
        <w:ind w:left="720"/>
        <w:rPr>
          <w:rFonts w:cs="r_ansi"/>
          <w:b/>
          <w:sz w:val="20"/>
          <w:szCs w:val="20"/>
        </w:rPr>
      </w:pPr>
      <w:r w:rsidRPr="00567FB4">
        <w:rPr>
          <w:rFonts w:ascii="r_ansi" w:hAnsi="r_ansi" w:cs="r_ansi"/>
          <w:sz w:val="20"/>
          <w:szCs w:val="20"/>
        </w:rPr>
        <w:t xml:space="preserve">Lab Test: VEFA OCCULT BLOOD// </w:t>
      </w:r>
      <w:r w:rsidRPr="00567FB4">
        <w:rPr>
          <w:rFonts w:ascii="r_ansi" w:hAnsi="r_ansi" w:cs="r_ansi"/>
          <w:sz w:val="20"/>
          <w:szCs w:val="20"/>
        </w:rPr>
        <w:sym w:font="Wingdings" w:char="F0DF"/>
      </w:r>
      <w:r w:rsidRPr="00567FB4">
        <w:rPr>
          <w:rFonts w:ascii="r_ansi" w:hAnsi="r_ansi" w:cs="r_ansi"/>
          <w:sz w:val="20"/>
          <w:szCs w:val="20"/>
        </w:rPr>
        <w:t>----</w:t>
      </w:r>
      <w:r w:rsidRPr="00567FB4">
        <w:rPr>
          <w:rFonts w:ascii="r_ansi" w:hAnsi="r_ansi" w:cs="r_ansi"/>
          <w:b/>
          <w:sz w:val="20"/>
          <w:szCs w:val="20"/>
        </w:rPr>
        <w:t>OCCULT BLOOD</w:t>
      </w:r>
      <w:r w:rsidRPr="00567FB4">
        <w:rPr>
          <w:rFonts w:ascii="r_ansi" w:hAnsi="r_ansi" w:cs="r_ansi"/>
          <w:sz w:val="20"/>
          <w:szCs w:val="20"/>
        </w:rPr>
        <w:t xml:space="preserve"> </w:t>
      </w:r>
      <w:r w:rsidRPr="00567FB4">
        <w:rPr>
          <w:rFonts w:cs="r_ansi"/>
          <w:b/>
          <w:sz w:val="20"/>
          <w:szCs w:val="20"/>
        </w:rPr>
        <w:sym w:font="Wingdings" w:char="F0DF"/>
      </w:r>
      <w:r w:rsidRPr="00567FB4">
        <w:rPr>
          <w:rFonts w:cs="r_ansi"/>
          <w:b/>
          <w:sz w:val="20"/>
          <w:szCs w:val="20"/>
        </w:rPr>
        <w:t xml:space="preserve">----or </w:t>
      </w:r>
      <w:r w:rsidRPr="00567FB4">
        <w:rPr>
          <w:b/>
          <w:sz w:val="20"/>
          <w:szCs w:val="28"/>
        </w:rPr>
        <w:t>replace with similar specified laboratory test ORDERABLE item</w:t>
      </w:r>
      <w:r w:rsidRPr="00567FB4">
        <w:rPr>
          <w:rFonts w:cs="r_ansi"/>
          <w:b/>
          <w:sz w:val="20"/>
          <w:szCs w:val="20"/>
        </w:rPr>
        <w:t xml:space="preserve"> name for your site</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Collected By: Send patient to lab// </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Collection Sample: STOOL// </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Collection Date/Time: NOW// </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How often: ONCE// </w:t>
      </w:r>
    </w:p>
    <w:p w:rsidR="00BF1D6A" w:rsidRPr="00567FB4" w:rsidRDefault="00BF1D6A" w:rsidP="00BF1D6A">
      <w:pPr>
        <w:autoSpaceDE w:val="0"/>
        <w:autoSpaceDN w:val="0"/>
        <w:adjustRightInd w:val="0"/>
        <w:ind w:left="1440"/>
        <w:rPr>
          <w:rFonts w:ascii="r_ansi" w:hAnsi="r_ansi" w:cs="r_ansi"/>
          <w:sz w:val="20"/>
          <w:szCs w:val="20"/>
        </w:rPr>
      </w:pP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w:t>
      </w:r>
    </w:p>
    <w:p w:rsidR="00BF1D6A" w:rsidRPr="00567FB4" w:rsidRDefault="00BF1D6A" w:rsidP="00BF1D6A">
      <w:pPr>
        <w:autoSpaceDE w:val="0"/>
        <w:autoSpaceDN w:val="0"/>
        <w:adjustRightInd w:val="0"/>
        <w:ind w:left="1080"/>
        <w:rPr>
          <w:rFonts w:cs="r_ansi"/>
          <w:b/>
          <w:sz w:val="20"/>
          <w:szCs w:val="20"/>
        </w:rPr>
      </w:pPr>
      <w:r w:rsidRPr="00567FB4">
        <w:rPr>
          <w:rFonts w:ascii="r_ansi" w:hAnsi="r_ansi" w:cs="r_ansi"/>
          <w:sz w:val="20"/>
          <w:szCs w:val="20"/>
        </w:rPr>
        <w:t xml:space="preserve">                    Lab Test: OCCULT BLOOD  </w:t>
      </w:r>
      <w:r w:rsidRPr="00567FB4">
        <w:rPr>
          <w:rFonts w:cs="r_ansi"/>
          <w:b/>
          <w:sz w:val="20"/>
          <w:szCs w:val="20"/>
        </w:rPr>
        <w:sym w:font="Wingdings" w:char="F0DF"/>
      </w:r>
      <w:r w:rsidRPr="00567FB4">
        <w:rPr>
          <w:rFonts w:cs="r_ansi"/>
          <w:b/>
          <w:sz w:val="20"/>
          <w:szCs w:val="20"/>
        </w:rPr>
        <w:t>--- XXXXX replaced orderable (laboratory test) item</w:t>
      </w:r>
    </w:p>
    <w:p w:rsidR="00BF1D6A" w:rsidRPr="00567FB4" w:rsidRDefault="00BF1D6A" w:rsidP="00BF1D6A">
      <w:pPr>
        <w:autoSpaceDE w:val="0"/>
        <w:autoSpaceDN w:val="0"/>
        <w:adjustRightInd w:val="0"/>
        <w:ind w:firstLine="720"/>
        <w:rPr>
          <w:rFonts w:ascii="r_ansi" w:hAnsi="r_ansi" w:cs="r_ansi"/>
          <w:sz w:val="20"/>
          <w:szCs w:val="20"/>
        </w:rPr>
      </w:pP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lastRenderedPageBreak/>
        <w:t xml:space="preserve">                Collected By: Send patient to lab</w:t>
      </w:r>
    </w:p>
    <w:p w:rsidR="00BF1D6A" w:rsidRPr="00567FB4" w:rsidRDefault="00BF1D6A" w:rsidP="00BF1D6A">
      <w:pPr>
        <w:autoSpaceDE w:val="0"/>
        <w:autoSpaceDN w:val="0"/>
        <w:adjustRightInd w:val="0"/>
        <w:ind w:left="1440"/>
        <w:rPr>
          <w:rFonts w:ascii="r_ansi" w:hAnsi="r_ansi" w:cs="r_ansi"/>
          <w:sz w:val="20"/>
          <w:szCs w:val="20"/>
        </w:rPr>
      </w:pPr>
      <w:r w:rsidRPr="00567FB4">
        <w:rPr>
          <w:rFonts w:ascii="r_ansi" w:hAnsi="r_ansi" w:cs="r_ansi"/>
          <w:sz w:val="20"/>
          <w:szCs w:val="20"/>
        </w:rPr>
        <w:t xml:space="preserve">           Collection Sample: STOOL</w:t>
      </w:r>
    </w:p>
    <w:p w:rsidR="00BF1D6A" w:rsidRPr="00567FB4" w:rsidRDefault="00BF1D6A" w:rsidP="00BF1D6A">
      <w:pPr>
        <w:autoSpaceDE w:val="0"/>
        <w:autoSpaceDN w:val="0"/>
        <w:adjustRightInd w:val="0"/>
        <w:ind w:left="1440"/>
        <w:rPr>
          <w:rFonts w:ascii="r_ansi" w:hAnsi="r_ansi" w:cs="r_ansi"/>
          <w:sz w:val="20"/>
          <w:szCs w:val="20"/>
        </w:rPr>
      </w:pPr>
      <w:r w:rsidRPr="00567FB4">
        <w:rPr>
          <w:rFonts w:ascii="r_ansi" w:hAnsi="r_ansi" w:cs="r_ansi"/>
          <w:sz w:val="20"/>
          <w:szCs w:val="20"/>
        </w:rPr>
        <w:t xml:space="preserve">                    Specimen: FECES</w:t>
      </w:r>
    </w:p>
    <w:p w:rsidR="00BF1D6A" w:rsidRPr="00567FB4" w:rsidRDefault="00BF1D6A" w:rsidP="00BF1D6A">
      <w:pPr>
        <w:autoSpaceDE w:val="0"/>
        <w:autoSpaceDN w:val="0"/>
        <w:adjustRightInd w:val="0"/>
        <w:ind w:left="1440"/>
        <w:rPr>
          <w:rFonts w:ascii="r_ansi" w:hAnsi="r_ansi" w:cs="r_ansi"/>
          <w:sz w:val="20"/>
          <w:szCs w:val="20"/>
        </w:rPr>
      </w:pPr>
      <w:r w:rsidRPr="00567FB4">
        <w:rPr>
          <w:rFonts w:ascii="r_ansi" w:hAnsi="r_ansi" w:cs="r_ansi"/>
          <w:sz w:val="20"/>
          <w:szCs w:val="20"/>
        </w:rPr>
        <w:t xml:space="preserve">        Collection Date/Time: NOW</w:t>
      </w:r>
    </w:p>
    <w:p w:rsidR="00BF1D6A" w:rsidRPr="00567FB4" w:rsidRDefault="00BF1D6A" w:rsidP="00BF1D6A">
      <w:pPr>
        <w:autoSpaceDE w:val="0"/>
        <w:autoSpaceDN w:val="0"/>
        <w:adjustRightInd w:val="0"/>
        <w:ind w:left="1440"/>
        <w:rPr>
          <w:rFonts w:ascii="r_ansi" w:hAnsi="r_ansi" w:cs="r_ansi"/>
          <w:sz w:val="20"/>
          <w:szCs w:val="20"/>
        </w:rPr>
      </w:pPr>
      <w:r w:rsidRPr="00567FB4">
        <w:rPr>
          <w:rFonts w:ascii="r_ansi" w:hAnsi="r_ansi" w:cs="r_ansi"/>
          <w:sz w:val="20"/>
          <w:szCs w:val="20"/>
        </w:rPr>
        <w:t xml:space="preserve">                   How often: ONCE</w:t>
      </w:r>
    </w:p>
    <w:p w:rsidR="00BF1D6A" w:rsidRPr="00567FB4" w:rsidRDefault="00BF1D6A" w:rsidP="00BF1D6A">
      <w:pPr>
        <w:autoSpaceDE w:val="0"/>
        <w:autoSpaceDN w:val="0"/>
        <w:adjustRightInd w:val="0"/>
        <w:ind w:left="1440"/>
        <w:rPr>
          <w:rFonts w:ascii="r_ansi" w:hAnsi="r_ansi" w:cs="r_ansi"/>
          <w:sz w:val="20"/>
          <w:szCs w:val="20"/>
        </w:rPr>
      </w:pPr>
      <w:r w:rsidRPr="00567FB4">
        <w:rPr>
          <w:rFonts w:ascii="r_ansi" w:hAnsi="r_ansi" w:cs="r_ansi"/>
          <w:sz w:val="20"/>
          <w:szCs w:val="20"/>
        </w:rPr>
        <w:t>------------------------------------------------------------------------</w:t>
      </w:r>
    </w:p>
    <w:p w:rsidR="00BF1D6A" w:rsidRPr="00567FB4" w:rsidRDefault="00BF1D6A" w:rsidP="00BF1D6A">
      <w:pPr>
        <w:autoSpaceDE w:val="0"/>
        <w:autoSpaceDN w:val="0"/>
        <w:adjustRightInd w:val="0"/>
        <w:ind w:left="1440"/>
        <w:rPr>
          <w:rFonts w:ascii="r_ansi" w:hAnsi="r_ansi" w:cs="r_ansi"/>
          <w:sz w:val="20"/>
          <w:szCs w:val="20"/>
        </w:rPr>
      </w:pP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(P)lace, (E)</w:t>
      </w:r>
      <w:proofErr w:type="spellStart"/>
      <w:r w:rsidRPr="00567FB4">
        <w:rPr>
          <w:rFonts w:ascii="r_ansi" w:hAnsi="r_ansi" w:cs="r_ansi"/>
          <w:sz w:val="20"/>
          <w:szCs w:val="20"/>
        </w:rPr>
        <w:t>dit</w:t>
      </w:r>
      <w:proofErr w:type="spellEnd"/>
      <w:r w:rsidRPr="00567FB4">
        <w:rPr>
          <w:rFonts w:ascii="r_ansi" w:hAnsi="r_ansi" w:cs="r_ansi"/>
          <w:sz w:val="20"/>
          <w:szCs w:val="20"/>
        </w:rPr>
        <w:t>, or (C)</w:t>
      </w:r>
      <w:proofErr w:type="spellStart"/>
      <w:r w:rsidRPr="00567FB4">
        <w:rPr>
          <w:rFonts w:ascii="r_ansi" w:hAnsi="r_ansi" w:cs="r_ansi"/>
          <w:sz w:val="20"/>
          <w:szCs w:val="20"/>
        </w:rPr>
        <w:t>ancel</w:t>
      </w:r>
      <w:proofErr w:type="spellEnd"/>
      <w:r w:rsidRPr="00567FB4">
        <w:rPr>
          <w:rFonts w:ascii="r_ansi" w:hAnsi="r_ansi" w:cs="r_ansi"/>
          <w:sz w:val="20"/>
          <w:szCs w:val="20"/>
        </w:rPr>
        <w:t xml:space="preserve"> this quick order? PLACE// </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Auto-accept this order? YES// n  NO  </w:t>
      </w:r>
    </w:p>
    <w:p w:rsidR="00BF1D6A" w:rsidRPr="00567FB4" w:rsidRDefault="00BF1D6A" w:rsidP="00BF1D6A">
      <w:pPr>
        <w:autoSpaceDE w:val="0"/>
        <w:autoSpaceDN w:val="0"/>
        <w:adjustRightInd w:val="0"/>
        <w:ind w:left="1440"/>
        <w:rPr>
          <w:rFonts w:ascii="r_ansi" w:hAnsi="r_ansi" w:cs="r_ansi"/>
          <w:sz w:val="20"/>
          <w:szCs w:val="20"/>
        </w:rPr>
      </w:pPr>
    </w:p>
    <w:p w:rsidR="00BF1D6A" w:rsidRPr="00567FB4" w:rsidRDefault="00BF1D6A" w:rsidP="00BF1D6A">
      <w:pPr>
        <w:autoSpaceDE w:val="0"/>
        <w:autoSpaceDN w:val="0"/>
        <w:adjustRightInd w:val="0"/>
        <w:ind w:firstLine="720"/>
        <w:rPr>
          <w:rFonts w:ascii="Cambria" w:hAnsi="Cambria"/>
          <w:b/>
          <w:sz w:val="28"/>
          <w:szCs w:val="28"/>
        </w:rPr>
      </w:pPr>
      <w:r w:rsidRPr="00567FB4">
        <w:rPr>
          <w:rFonts w:ascii="r_ansi" w:hAnsi="r_ansi" w:cs="r_ansi"/>
          <w:sz w:val="20"/>
          <w:szCs w:val="20"/>
        </w:rPr>
        <w:t>Select QUICK ORDER NAME:</w:t>
      </w:r>
    </w:p>
    <w:p w:rsidR="00BF1D6A" w:rsidRPr="00567FB4" w:rsidRDefault="00BF1D6A" w:rsidP="00BF1D6A">
      <w:pPr>
        <w:autoSpaceDE w:val="0"/>
        <w:autoSpaceDN w:val="0"/>
        <w:adjustRightInd w:val="0"/>
        <w:rPr>
          <w:rFonts w:ascii="r_ansi" w:hAnsi="r_ansi" w:cs="r_ansi"/>
          <w:sz w:val="20"/>
          <w:szCs w:val="20"/>
        </w:rPr>
      </w:pP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Select QUICK ORDER NAME: VEFA PSA  </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NAME: VEFA PSA// </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DISPLAY TEXT: Reorder PSA// </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VERIFY ORDER: </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DESCRIPTION:</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  1&gt;Reorder PSA</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EDIT Option: </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ENTRY ACTION: </w:t>
      </w:r>
    </w:p>
    <w:p w:rsidR="00BF1D6A" w:rsidRPr="00567FB4" w:rsidRDefault="00BF1D6A" w:rsidP="00BF1D6A">
      <w:pPr>
        <w:autoSpaceDE w:val="0"/>
        <w:autoSpaceDN w:val="0"/>
        <w:adjustRightInd w:val="0"/>
        <w:rPr>
          <w:rFonts w:ascii="r_ansi" w:hAnsi="r_ansi" w:cs="r_ansi"/>
          <w:sz w:val="20"/>
          <w:szCs w:val="20"/>
        </w:rPr>
      </w:pPr>
      <w:r w:rsidRPr="00567FB4">
        <w:rPr>
          <w:rFonts w:ascii="r_ansi" w:hAnsi="r_ansi" w:cs="r_ansi"/>
          <w:sz w:val="20"/>
          <w:szCs w:val="20"/>
        </w:rPr>
        <w:tab/>
      </w:r>
    </w:p>
    <w:p w:rsidR="00BF1D6A" w:rsidRPr="00567FB4" w:rsidRDefault="00BF1D6A" w:rsidP="00BF1D6A">
      <w:pPr>
        <w:autoSpaceDE w:val="0"/>
        <w:autoSpaceDN w:val="0"/>
        <w:adjustRightInd w:val="0"/>
        <w:ind w:left="720"/>
        <w:rPr>
          <w:rFonts w:ascii="r_ansi" w:hAnsi="r_ansi" w:cs="r_ansi"/>
          <w:sz w:val="20"/>
          <w:szCs w:val="20"/>
        </w:rPr>
      </w:pPr>
      <w:r w:rsidRPr="00567FB4">
        <w:rPr>
          <w:rFonts w:ascii="r_ansi" w:hAnsi="r_ansi" w:cs="r_ansi"/>
          <w:sz w:val="20"/>
          <w:szCs w:val="20"/>
        </w:rPr>
        <w:t>Lab Test: VEFA PROSTATE SPECIFIC ANTIGEN// PROSTATE SPECIFIC ANTIGEN</w:t>
      </w:r>
      <w:r w:rsidRPr="00567FB4">
        <w:rPr>
          <w:rFonts w:cs="r_ansi"/>
          <w:b/>
          <w:sz w:val="20"/>
          <w:szCs w:val="20"/>
        </w:rPr>
        <w:t xml:space="preserve"> </w:t>
      </w:r>
      <w:r w:rsidRPr="00567FB4">
        <w:rPr>
          <w:rFonts w:cs="r_ansi"/>
          <w:b/>
          <w:sz w:val="20"/>
          <w:szCs w:val="20"/>
        </w:rPr>
        <w:sym w:font="Wingdings" w:char="F0DF"/>
      </w:r>
      <w:r w:rsidRPr="00567FB4">
        <w:rPr>
          <w:rFonts w:cs="r_ansi"/>
          <w:b/>
          <w:sz w:val="20"/>
          <w:szCs w:val="20"/>
        </w:rPr>
        <w:t>---- replace</w:t>
      </w:r>
      <w:r w:rsidRPr="00567FB4">
        <w:rPr>
          <w:rFonts w:ascii="r_ansi" w:hAnsi="r_ansi" w:cs="r_ansi"/>
          <w:sz w:val="20"/>
          <w:szCs w:val="20"/>
        </w:rPr>
        <w:t xml:space="preserve"> </w:t>
      </w:r>
      <w:r w:rsidRPr="00567FB4">
        <w:rPr>
          <w:b/>
          <w:sz w:val="20"/>
          <w:szCs w:val="28"/>
        </w:rPr>
        <w:t>with similar specified laboratory test ORDERABLE item</w:t>
      </w:r>
      <w:r w:rsidRPr="00567FB4">
        <w:rPr>
          <w:rFonts w:cs="r_ansi"/>
          <w:b/>
          <w:sz w:val="20"/>
          <w:szCs w:val="20"/>
        </w:rPr>
        <w:t xml:space="preserve"> name for your site</w:t>
      </w:r>
      <w:r w:rsidRPr="00567FB4">
        <w:rPr>
          <w:rFonts w:ascii="r_ansi" w:hAnsi="r_ansi" w:cs="r_ansi"/>
          <w:sz w:val="20"/>
          <w:szCs w:val="20"/>
        </w:rPr>
        <w:t xml:space="preserve"> </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Collected By: Send patient to lab// </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Collection Sample: BLOOD  // </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Collection Date/Time: NOW// </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How often: NOW// </w:t>
      </w:r>
    </w:p>
    <w:p w:rsidR="00BF1D6A" w:rsidRPr="00567FB4" w:rsidRDefault="00BF1D6A" w:rsidP="00BF1D6A">
      <w:pPr>
        <w:autoSpaceDE w:val="0"/>
        <w:autoSpaceDN w:val="0"/>
        <w:adjustRightInd w:val="0"/>
        <w:rPr>
          <w:rFonts w:ascii="r_ansi" w:hAnsi="r_ansi" w:cs="r_ansi"/>
          <w:sz w:val="20"/>
          <w:szCs w:val="20"/>
        </w:rPr>
      </w:pPr>
      <w:r w:rsidRPr="00567FB4">
        <w:rPr>
          <w:rFonts w:ascii="r_ansi" w:hAnsi="r_ansi" w:cs="r_ansi"/>
          <w:sz w:val="20"/>
          <w:szCs w:val="20"/>
        </w:rPr>
        <w:tab/>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w:t>
      </w:r>
    </w:p>
    <w:p w:rsidR="00BF1D6A" w:rsidRPr="00567FB4" w:rsidRDefault="00BF1D6A" w:rsidP="00BF1D6A">
      <w:pPr>
        <w:autoSpaceDE w:val="0"/>
        <w:autoSpaceDN w:val="0"/>
        <w:adjustRightInd w:val="0"/>
        <w:ind w:left="2880" w:firstLine="30"/>
        <w:rPr>
          <w:rFonts w:ascii="r_ansi" w:hAnsi="r_ansi" w:cs="r_ansi"/>
          <w:sz w:val="20"/>
          <w:szCs w:val="20"/>
        </w:rPr>
      </w:pPr>
      <w:r w:rsidRPr="00567FB4">
        <w:rPr>
          <w:rFonts w:ascii="r_ansi" w:hAnsi="r_ansi" w:cs="r_ansi"/>
          <w:sz w:val="20"/>
          <w:szCs w:val="20"/>
        </w:rPr>
        <w:t xml:space="preserve">Lab Test: PROSTATE SPECIFIC ANTIGEN </w:t>
      </w:r>
      <w:r w:rsidRPr="00567FB4">
        <w:rPr>
          <w:rFonts w:cs="r_ansi"/>
          <w:b/>
          <w:sz w:val="20"/>
          <w:szCs w:val="20"/>
        </w:rPr>
        <w:sym w:font="Wingdings" w:char="F0DF"/>
      </w:r>
      <w:r w:rsidRPr="00567FB4">
        <w:rPr>
          <w:rFonts w:cs="r_ansi"/>
          <w:b/>
          <w:sz w:val="20"/>
          <w:szCs w:val="20"/>
        </w:rPr>
        <w:t>--- XXXXX replaced orderable (laboratory test) item</w:t>
      </w:r>
    </w:p>
    <w:p w:rsidR="00BF1D6A" w:rsidRPr="00567FB4" w:rsidRDefault="00BF1D6A" w:rsidP="00BF1D6A">
      <w:pPr>
        <w:autoSpaceDE w:val="0"/>
        <w:autoSpaceDN w:val="0"/>
        <w:adjustRightInd w:val="0"/>
        <w:ind w:left="1440"/>
        <w:rPr>
          <w:rFonts w:ascii="r_ansi" w:hAnsi="r_ansi" w:cs="r_ansi"/>
          <w:sz w:val="20"/>
          <w:szCs w:val="20"/>
        </w:rPr>
      </w:pPr>
      <w:r w:rsidRPr="00567FB4">
        <w:rPr>
          <w:rFonts w:ascii="r_ansi" w:hAnsi="r_ansi" w:cs="r_ansi"/>
          <w:sz w:val="20"/>
          <w:szCs w:val="20"/>
        </w:rPr>
        <w:t xml:space="preserve">                Collected By: Send patient to lab</w:t>
      </w:r>
    </w:p>
    <w:p w:rsidR="00BF1D6A" w:rsidRPr="00567FB4" w:rsidRDefault="00BF1D6A" w:rsidP="00BF1D6A">
      <w:pPr>
        <w:autoSpaceDE w:val="0"/>
        <w:autoSpaceDN w:val="0"/>
        <w:adjustRightInd w:val="0"/>
        <w:ind w:left="1440"/>
        <w:rPr>
          <w:rFonts w:ascii="r_ansi" w:hAnsi="r_ansi" w:cs="r_ansi"/>
          <w:sz w:val="20"/>
          <w:szCs w:val="20"/>
        </w:rPr>
      </w:pPr>
      <w:r w:rsidRPr="00567FB4">
        <w:rPr>
          <w:rFonts w:ascii="r_ansi" w:hAnsi="r_ansi" w:cs="r_ansi"/>
          <w:sz w:val="20"/>
          <w:szCs w:val="20"/>
        </w:rPr>
        <w:t xml:space="preserve">           Collection Sample: BLOOD  </w:t>
      </w:r>
    </w:p>
    <w:p w:rsidR="00BF1D6A" w:rsidRPr="00567FB4" w:rsidRDefault="00BF1D6A" w:rsidP="00BF1D6A">
      <w:pPr>
        <w:autoSpaceDE w:val="0"/>
        <w:autoSpaceDN w:val="0"/>
        <w:adjustRightInd w:val="0"/>
        <w:ind w:left="1440"/>
        <w:rPr>
          <w:rFonts w:ascii="r_ansi" w:hAnsi="r_ansi" w:cs="r_ansi"/>
          <w:sz w:val="20"/>
          <w:szCs w:val="20"/>
        </w:rPr>
      </w:pPr>
      <w:r w:rsidRPr="00567FB4">
        <w:rPr>
          <w:rFonts w:ascii="r_ansi" w:hAnsi="r_ansi" w:cs="r_ansi"/>
          <w:sz w:val="20"/>
          <w:szCs w:val="20"/>
        </w:rPr>
        <w:t xml:space="preserve">                    Specimen: SERUM</w:t>
      </w:r>
    </w:p>
    <w:p w:rsidR="00BF1D6A" w:rsidRPr="00567FB4" w:rsidRDefault="00BF1D6A" w:rsidP="00BF1D6A">
      <w:pPr>
        <w:autoSpaceDE w:val="0"/>
        <w:autoSpaceDN w:val="0"/>
        <w:adjustRightInd w:val="0"/>
        <w:ind w:left="1440"/>
        <w:rPr>
          <w:rFonts w:ascii="r_ansi" w:hAnsi="r_ansi" w:cs="r_ansi"/>
          <w:sz w:val="20"/>
          <w:szCs w:val="20"/>
        </w:rPr>
      </w:pPr>
      <w:r w:rsidRPr="00567FB4">
        <w:rPr>
          <w:rFonts w:ascii="r_ansi" w:hAnsi="r_ansi" w:cs="r_ansi"/>
          <w:sz w:val="20"/>
          <w:szCs w:val="20"/>
        </w:rPr>
        <w:t xml:space="preserve">        Collection Date/Time: NOW</w:t>
      </w:r>
    </w:p>
    <w:p w:rsidR="00BF1D6A" w:rsidRPr="00567FB4" w:rsidRDefault="00BF1D6A" w:rsidP="00BF1D6A">
      <w:pPr>
        <w:autoSpaceDE w:val="0"/>
        <w:autoSpaceDN w:val="0"/>
        <w:adjustRightInd w:val="0"/>
        <w:ind w:left="1440"/>
        <w:rPr>
          <w:rFonts w:ascii="r_ansi" w:hAnsi="r_ansi" w:cs="r_ansi"/>
          <w:sz w:val="20"/>
          <w:szCs w:val="20"/>
        </w:rPr>
      </w:pPr>
      <w:r w:rsidRPr="00567FB4">
        <w:rPr>
          <w:rFonts w:ascii="r_ansi" w:hAnsi="r_ansi" w:cs="r_ansi"/>
          <w:sz w:val="20"/>
          <w:szCs w:val="20"/>
        </w:rPr>
        <w:t xml:space="preserve">                   How often: NOW</w:t>
      </w:r>
    </w:p>
    <w:p w:rsidR="00BF1D6A" w:rsidRPr="00567FB4" w:rsidRDefault="00BF1D6A" w:rsidP="00BF1D6A">
      <w:pPr>
        <w:autoSpaceDE w:val="0"/>
        <w:autoSpaceDN w:val="0"/>
        <w:adjustRightInd w:val="0"/>
        <w:ind w:left="1440"/>
        <w:rPr>
          <w:rFonts w:ascii="r_ansi" w:hAnsi="r_ansi" w:cs="r_ansi"/>
          <w:sz w:val="20"/>
          <w:szCs w:val="20"/>
        </w:rPr>
      </w:pPr>
      <w:r w:rsidRPr="00567FB4">
        <w:rPr>
          <w:rFonts w:ascii="r_ansi" w:hAnsi="r_ansi" w:cs="r_ansi"/>
          <w:sz w:val="20"/>
          <w:szCs w:val="20"/>
        </w:rPr>
        <w:t>------------------------------------------------------------------------</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(P)lace, (E)</w:t>
      </w:r>
      <w:proofErr w:type="spellStart"/>
      <w:r w:rsidRPr="00567FB4">
        <w:rPr>
          <w:rFonts w:ascii="r_ansi" w:hAnsi="r_ansi" w:cs="r_ansi"/>
          <w:sz w:val="20"/>
          <w:szCs w:val="20"/>
        </w:rPr>
        <w:t>dit</w:t>
      </w:r>
      <w:proofErr w:type="spellEnd"/>
      <w:r w:rsidRPr="00567FB4">
        <w:rPr>
          <w:rFonts w:ascii="r_ansi" w:hAnsi="r_ansi" w:cs="r_ansi"/>
          <w:sz w:val="20"/>
          <w:szCs w:val="20"/>
        </w:rPr>
        <w:t>, or (C)</w:t>
      </w:r>
      <w:proofErr w:type="spellStart"/>
      <w:r w:rsidRPr="00567FB4">
        <w:rPr>
          <w:rFonts w:ascii="r_ansi" w:hAnsi="r_ansi" w:cs="r_ansi"/>
          <w:sz w:val="20"/>
          <w:szCs w:val="20"/>
        </w:rPr>
        <w:t>ancel</w:t>
      </w:r>
      <w:proofErr w:type="spellEnd"/>
      <w:r w:rsidRPr="00567FB4">
        <w:rPr>
          <w:rFonts w:ascii="r_ansi" w:hAnsi="r_ansi" w:cs="r_ansi"/>
          <w:sz w:val="20"/>
          <w:szCs w:val="20"/>
        </w:rPr>
        <w:t xml:space="preserve"> this quick order? PLACE// </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Auto-accept this order? NO// </w:t>
      </w:r>
    </w:p>
    <w:p w:rsidR="00BF1D6A" w:rsidRPr="00567FB4" w:rsidRDefault="00BF1D6A" w:rsidP="00BF1D6A">
      <w:pPr>
        <w:pStyle w:val="BodyText"/>
        <w:rPr>
          <w:szCs w:val="20"/>
        </w:rPr>
      </w:pPr>
    </w:p>
    <w:p w:rsidR="00BF1D6A" w:rsidRPr="00567FB4" w:rsidRDefault="00BF1D6A" w:rsidP="00BF1D6A">
      <w:pPr>
        <w:pStyle w:val="BodyText"/>
        <w:rPr>
          <w:szCs w:val="20"/>
        </w:rPr>
      </w:pPr>
      <w:r w:rsidRPr="00567FB4">
        <w:rPr>
          <w:szCs w:val="20"/>
        </w:rPr>
        <w:t>Next, replace pointed VEFA placeholder Orderable Items and Order Dialogs in their associated Reminder Dialog elements similarly as in example below. These can be for laboratory test and medication (pharmacy) Orderable Items and Quick Orders (Order Dialogs) with referenced Orderable Items as well as referenced Consult Services and Procedures:</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GOLD&gt;D ^XQ1</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Select OPTION NAME: PXRM DIALOG MANAGEMENT     Reminder Dialog Management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DP     Dialog Parameters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DI     Reminder Dialogs</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lastRenderedPageBreak/>
        <w:t xml:space="preserve">   DR     Dialog Reports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IA     Inactive Codes Mail Message</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&lt;CPM&gt; Select Reminder Dialog Management Option: DI  Reminder Dialogs</w:t>
      </w:r>
    </w:p>
    <w:p w:rsidR="00BF1D6A" w:rsidRPr="00567FB4" w:rsidRDefault="00BF1D6A" w:rsidP="00BF1D6A">
      <w:pPr>
        <w:spacing w:after="120"/>
        <w:ind w:left="720"/>
        <w:rPr>
          <w:rFonts w:ascii="r_ansi" w:hAnsi="r_ansi"/>
          <w:sz w:val="20"/>
          <w:szCs w:val="20"/>
        </w:rPr>
      </w:pP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Dialog List                   Feb 03, 2014@11:32:40         Page:    1 of   11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REMINDER VIEW (ALL REMINDERS BY NAME)</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Item Reminder Name                      Linked Dialog Name &amp; Dialog Status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1  ARD 00 ANTICOAGULATION AFIB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2  BL PCLC NEEDED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3  BL PHQ9 NEEDED                     UPDATE PHQ2 INFO TEXT Disabled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4  BL SUICIDE RISK NEEDED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5  CHF OUTPATIENT EDUCATION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6  CRD 00 ANTICOAG FOR AFIB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7  CRD ANTICOAG FOR AFIB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8  DIABETES - RETINAL EXAM            PH DIABETIC RETINAL EXAM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9  DIABETES CREATININE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10  DIABETES HBA1C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11  DIABETES URINALYSIS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12  EVALUATION OF + DEPRESSION SCREEN  EVALUATION OF + DEPRESSION   Disabled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13  EVALUATION OF + PTSD SCREEN        EVALUATION OF + PTSD SCREEN  Disabled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14  HEP C - DZ &amp; TRANSMISSION EDUCATIO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15  HEP C - EVALUATION FOR TREATMENT   HEP C - EVALUATION FOR TREA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16  HEP C RISK FACTOR SCREENING        HEP C RISK FACTOR SCREENING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Enter ?? for more actions                                          &gt;&gt;&gt;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AR   All reminders        LR   Linked Reminders     QU   Quit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CV   Change View          RN   Name/Print Name</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Select Item: Next Screen// CV   Change View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Select one of the following:</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D         Reminder Dialogs</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E         Dialog Elements</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F         Forced Values</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G         Dialog Groups</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P         Additional Prompts</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R         Reminders</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lastRenderedPageBreak/>
        <w:t xml:space="preserve">          RG        Result Group (Mental Health)</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RE        Result Element (Mental Health)</w:t>
      </w:r>
    </w:p>
    <w:p w:rsidR="00BF1D6A" w:rsidRPr="00567FB4" w:rsidRDefault="00BF1D6A" w:rsidP="00BF1D6A">
      <w:pPr>
        <w:spacing w:after="120"/>
        <w:ind w:left="720"/>
        <w:rPr>
          <w:rFonts w:ascii="r_ansi" w:hAnsi="r_ansi"/>
          <w:sz w:val="20"/>
          <w:szCs w:val="20"/>
        </w:rPr>
      </w:pPr>
    </w:p>
    <w:p w:rsidR="00BF1D6A" w:rsidRPr="00567FB4" w:rsidRDefault="00BF1D6A" w:rsidP="00BF1D6A">
      <w:pPr>
        <w:spacing w:after="120"/>
        <w:ind w:left="720"/>
        <w:rPr>
          <w:rFonts w:ascii="r_ansi" w:hAnsi="r_ansi"/>
          <w:sz w:val="20"/>
          <w:szCs w:val="20"/>
        </w:rPr>
      </w:pPr>
      <w:r w:rsidRPr="00567FB4">
        <w:rPr>
          <w:rFonts w:ascii="r_ansi" w:hAnsi="r_ansi"/>
          <w:sz w:val="20"/>
          <w:szCs w:val="20"/>
        </w:rPr>
        <w:t>TYPE OF VIEW: R// D  Reminder Dialogs</w:t>
      </w:r>
    </w:p>
    <w:p w:rsidR="00BF1D6A" w:rsidRPr="00567FB4" w:rsidRDefault="00BF1D6A" w:rsidP="00BF1D6A">
      <w:pPr>
        <w:spacing w:after="120"/>
        <w:ind w:left="720"/>
        <w:rPr>
          <w:rFonts w:ascii="r_ansi" w:hAnsi="r_ansi"/>
          <w:sz w:val="20"/>
          <w:szCs w:val="20"/>
        </w:rPr>
      </w:pP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Dialog List                   Feb 03, 2014@11:32:57         Page:    1 of    4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DIALOG VIEW (REMINDER DIALOGS - SOURCE REMINDER NAME)</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Item Reminder Dialog Name                    Source Reminder           Status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1  ARD 227H ANTICOAGULATION FOR AFIB       ARD 00 ANTICOAGULATION AF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2  AVEFA ABNORMAL CXR                      *NONE*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3  AVEFA ABNORMAL MAMMOGRAM                *NONE*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4  AVEFA FOBT-FIT                          *NONE*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5  AVEFA PSA                               *NONE*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6  CRD ANTICOAG AFIB/FLUTTER               ARD 00 ANTICOAGULATION AF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7  EMPLOYEE PPD - &gt;13MONTHS                *NONE*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8  EVALUATION OF + DEPRESSION SCREEN       EVALUATION OF + DEPRESSIO Disabled</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9  EVALUATION OF + PTSD SCREEN             EVALUATION OF + PTSD SCRE Disabled</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10  HEP C - EVALUATION FOR TREATMENT        HEP C - EVALUATION FOR TR Linked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11  HEP C RISK FACTOR SCREENING             HEP C RISK FACTOR SCREENI Linked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12  HEP C TESTING FOR AT RISK PT            HEP C TESTING FOR AT RISK Linked</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13  HIV RPR                                 *NONE*                    Disabled</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14  HTN AND BP&gt;140 OR &gt;90                   HTN AND BP&gt;140 OR &gt;90     Linked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15  HTN DIAGNOSIS                           HTN DIAGNOSIS             Linked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16  HTN ELEVATED BP&gt;140/90                  HTN ASSESSMENT BP &gt;140/90 Disabled</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 Next Screen   - </w:t>
      </w:r>
      <w:proofErr w:type="spellStart"/>
      <w:r w:rsidRPr="00567FB4">
        <w:rPr>
          <w:rFonts w:ascii="r_ansi" w:hAnsi="r_ansi"/>
          <w:sz w:val="20"/>
          <w:szCs w:val="20"/>
        </w:rPr>
        <w:t>Prev</w:t>
      </w:r>
      <w:proofErr w:type="spellEnd"/>
      <w:r w:rsidRPr="00567FB4">
        <w:rPr>
          <w:rFonts w:ascii="r_ansi" w:hAnsi="r_ansi"/>
          <w:sz w:val="20"/>
          <w:szCs w:val="20"/>
        </w:rPr>
        <w:t xml:space="preserve"> Screen   ?? More Actions                    &gt;&gt;&gt;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AD   Add Reminder Dialog  PT   List/Print All       QU   Quit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CV   Change View          RN   Name/Print Name</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Select Item: Next Screen// 5     </w:t>
      </w:r>
    </w:p>
    <w:p w:rsidR="00BF1D6A" w:rsidRPr="00567FB4" w:rsidRDefault="00BF1D6A" w:rsidP="00BF1D6A">
      <w:pPr>
        <w:spacing w:after="120"/>
        <w:ind w:left="720"/>
        <w:rPr>
          <w:rFonts w:ascii="r_ansi" w:hAnsi="r_ansi"/>
          <w:sz w:val="20"/>
          <w:szCs w:val="20"/>
        </w:rPr>
      </w:pPr>
    </w:p>
    <w:p w:rsidR="00BF1D6A" w:rsidRPr="00567FB4" w:rsidRDefault="00BF1D6A" w:rsidP="00BF1D6A">
      <w:pPr>
        <w:spacing w:after="120"/>
        <w:ind w:left="720"/>
        <w:rPr>
          <w:rFonts w:ascii="r_ansi" w:hAnsi="r_ansi"/>
          <w:sz w:val="20"/>
          <w:szCs w:val="20"/>
        </w:rPr>
      </w:pPr>
      <w:r w:rsidRPr="00567FB4">
        <w:rPr>
          <w:rFonts w:ascii="r_ansi" w:hAnsi="r_ansi"/>
          <w:sz w:val="20"/>
          <w:szCs w:val="20"/>
        </w:rPr>
        <w:lastRenderedPageBreak/>
        <w:t xml:space="preserve">Dialog Edit List             Feb 03, 2014@11:33:19          Page:    1 of    3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REMINDER DIALOG NAME: AVEFA PSA</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Item  Seq.    Dialog Summary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1   1   Group: AVEFA PSA ORDERS GROUP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2   1..5   Element: AVEFA PSA REPEAT PSA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3   1.1    Element: AVEFA PSA ORDER UROLOGY CONSULT (Disabled)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4   1.2    Element: AVEFA PSA ORDER URINE CULTURE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5   1.4    Element: AVEFA PSA ORDER URINALYSIS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6   1.5    Element: AVEFA PSA ORDER CIPRO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7   1.6    Element: AVEFA PSA ORDER BACTRIM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8   1.7    Element: AVEFA PSA RADIATION ONCOLOGY CSLT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 Next Screen   - </w:t>
      </w:r>
      <w:proofErr w:type="spellStart"/>
      <w:r w:rsidRPr="00567FB4">
        <w:rPr>
          <w:rFonts w:ascii="r_ansi" w:hAnsi="r_ansi"/>
          <w:sz w:val="20"/>
          <w:szCs w:val="20"/>
        </w:rPr>
        <w:t>Prev</w:t>
      </w:r>
      <w:proofErr w:type="spellEnd"/>
      <w:r w:rsidRPr="00567FB4">
        <w:rPr>
          <w:rFonts w:ascii="r_ansi" w:hAnsi="r_ansi"/>
          <w:sz w:val="20"/>
          <w:szCs w:val="20"/>
        </w:rPr>
        <w:t xml:space="preserve"> Screen   ?? More Actions                  &gt;&gt;&gt;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ADD  </w:t>
      </w:r>
      <w:proofErr w:type="spellStart"/>
      <w:r w:rsidRPr="00567FB4">
        <w:rPr>
          <w:rFonts w:ascii="r_ansi" w:hAnsi="r_ansi"/>
          <w:sz w:val="20"/>
          <w:szCs w:val="20"/>
        </w:rPr>
        <w:t>Add</w:t>
      </w:r>
      <w:proofErr w:type="spellEnd"/>
      <w:r w:rsidRPr="00567FB4">
        <w:rPr>
          <w:rFonts w:ascii="r_ansi" w:hAnsi="r_ansi"/>
          <w:sz w:val="20"/>
          <w:szCs w:val="20"/>
        </w:rPr>
        <w:t xml:space="preserve"> Element/Group    DS   Dialog Summary       INQ  Inquiry/Print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CO   Copy Dialog          DO   Dialog Overview      QU   Quit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DD   Detailed Display     DT   Dialog Text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DP   Progress Note Text   ED   Edit/Delete Dialog</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Select Item: Next Screen// 4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Select one of the following:</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E         Edit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C         Copy and Replace current element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D         Delete element from this dialog</w:t>
      </w:r>
    </w:p>
    <w:p w:rsidR="00BF1D6A" w:rsidRPr="00567FB4" w:rsidRDefault="00BF1D6A" w:rsidP="00BF1D6A">
      <w:pPr>
        <w:spacing w:after="120"/>
        <w:ind w:left="720"/>
        <w:rPr>
          <w:rFonts w:ascii="r_ansi" w:hAnsi="r_ansi"/>
          <w:sz w:val="20"/>
          <w:szCs w:val="20"/>
        </w:rPr>
      </w:pP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Select Dialog Element Action: E// EDIT  </w:t>
      </w:r>
      <w:proofErr w:type="spellStart"/>
      <w:r w:rsidRPr="00567FB4">
        <w:rPr>
          <w:rFonts w:ascii="r_ansi" w:hAnsi="r_ansi"/>
          <w:sz w:val="20"/>
          <w:szCs w:val="20"/>
        </w:rPr>
        <w:t>Edit</w:t>
      </w:r>
      <w:proofErr w:type="spellEnd"/>
    </w:p>
    <w:p w:rsidR="00BF1D6A" w:rsidRPr="00567FB4" w:rsidRDefault="00BF1D6A" w:rsidP="00BF1D6A">
      <w:pPr>
        <w:spacing w:after="120"/>
        <w:ind w:left="720"/>
        <w:rPr>
          <w:rFonts w:ascii="r_ansi" w:hAnsi="r_ansi"/>
          <w:sz w:val="20"/>
          <w:szCs w:val="20"/>
        </w:rPr>
      </w:pPr>
      <w:r w:rsidRPr="00567FB4">
        <w:rPr>
          <w:rFonts w:ascii="r_ansi" w:hAnsi="r_ansi"/>
          <w:sz w:val="20"/>
          <w:szCs w:val="20"/>
        </w:rPr>
        <w:t>Dialog Element Type: E// Element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Current dialog element/group name: AVEFA PSA ORDER URINE CULTURE</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Used by:  AVEFA PSA ORDERS GROUP (Dialog Group)</w:t>
      </w:r>
    </w:p>
    <w:p w:rsidR="00BF1D6A" w:rsidRPr="00567FB4" w:rsidRDefault="00BF1D6A" w:rsidP="00BF1D6A">
      <w:pPr>
        <w:spacing w:after="120"/>
        <w:ind w:left="720"/>
        <w:rPr>
          <w:rFonts w:ascii="r_ansi" w:hAnsi="r_ansi"/>
          <w:sz w:val="20"/>
          <w:szCs w:val="20"/>
        </w:rPr>
      </w:pPr>
    </w:p>
    <w:p w:rsidR="00BF1D6A" w:rsidRPr="00567FB4" w:rsidRDefault="00BF1D6A" w:rsidP="00BF1D6A">
      <w:pPr>
        <w:spacing w:after="120"/>
        <w:ind w:left="720"/>
        <w:rPr>
          <w:rFonts w:ascii="r_ansi" w:hAnsi="r_ansi"/>
          <w:sz w:val="20"/>
          <w:szCs w:val="20"/>
        </w:rPr>
      </w:pPr>
      <w:r w:rsidRPr="00567FB4">
        <w:rPr>
          <w:rFonts w:ascii="r_ansi" w:hAnsi="r_ansi"/>
          <w:sz w:val="20"/>
          <w:szCs w:val="20"/>
        </w:rPr>
        <w:t>NAME: AVEFA PSA ORDER URINE CULTURE  Replace ... With AW500 PSA ORDER URINE CULE</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Replace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AW500 PSA ORDER URINE CULTURE</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DISABLE: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CLASS: LOCAL//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SPONSOR: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REVIEW DATE: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RESOLUTION TYPE: ORDERED// </w:t>
      </w:r>
    </w:p>
    <w:p w:rsidR="00BF1D6A" w:rsidRPr="00567FB4" w:rsidRDefault="00BF1D6A" w:rsidP="00BF1D6A">
      <w:pPr>
        <w:spacing w:after="120"/>
        <w:ind w:left="720"/>
        <w:rPr>
          <w:b/>
          <w:sz w:val="20"/>
          <w:szCs w:val="20"/>
        </w:rPr>
      </w:pPr>
      <w:r w:rsidRPr="00567FB4">
        <w:rPr>
          <w:rFonts w:ascii="r_ansi" w:hAnsi="r_ansi"/>
          <w:sz w:val="20"/>
          <w:szCs w:val="20"/>
        </w:rPr>
        <w:lastRenderedPageBreak/>
        <w:t xml:space="preserve">ORDERABLE ITEM: VEFA CULTURE &amp; SUSCEPTIBILITY// </w:t>
      </w:r>
      <w:r w:rsidRPr="00567FB4">
        <w:rPr>
          <w:b/>
          <w:sz w:val="20"/>
          <w:szCs w:val="20"/>
        </w:rPr>
        <w:sym w:font="Wingdings" w:char="F0DF"/>
      </w:r>
      <w:r w:rsidRPr="00567FB4">
        <w:rPr>
          <w:b/>
          <w:sz w:val="20"/>
          <w:szCs w:val="20"/>
        </w:rPr>
        <w:t>-- Replace any Orderable Item “required” value here for use at this site, i.e. URINE CULTURE &amp; SUSCEPTIBILITY</w:t>
      </w:r>
    </w:p>
    <w:p w:rsidR="00BF1D6A" w:rsidRPr="00567FB4" w:rsidRDefault="00BF1D6A" w:rsidP="00BF1D6A">
      <w:pPr>
        <w:spacing w:after="120"/>
        <w:ind w:left="720"/>
        <w:rPr>
          <w:b/>
          <w:sz w:val="20"/>
          <w:szCs w:val="20"/>
        </w:rPr>
      </w:pPr>
      <w:r w:rsidRPr="00567FB4">
        <w:rPr>
          <w:rFonts w:ascii="r_ansi" w:hAnsi="r_ansi"/>
          <w:sz w:val="20"/>
          <w:szCs w:val="20"/>
        </w:rPr>
        <w:t xml:space="preserve">Finding item: Q  VEFA Urine Culture and Susceptibility   </w:t>
      </w:r>
      <w:r w:rsidRPr="00567FB4">
        <w:rPr>
          <w:b/>
          <w:sz w:val="20"/>
          <w:szCs w:val="20"/>
        </w:rPr>
        <w:sym w:font="Wingdings" w:char="F0DF"/>
      </w:r>
      <w:r w:rsidRPr="00567FB4">
        <w:rPr>
          <w:b/>
          <w:sz w:val="20"/>
          <w:szCs w:val="20"/>
        </w:rPr>
        <w:t xml:space="preserve">----Replace any Quick Order (Order Dialog) with Q.---------(value) such as Q. Urine Culture and Susceptibility for use at this site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FINDING ITEM: Urine Culture and Susceptibility</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Additional findings:</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HF   AW500 PSA ORDER URINE CULTURE                                     Finding #   1</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Select ADDITIONAL FINDING: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DIALOG/PROGRESS NOTE TEXT: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Order Urine Culture</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Edit? NO//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ALTERNATE PROGRESS NOTE TEXT: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No existing text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Edit? NO//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EXCLUDE FROM PROGRESS NOTE: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SUPPRESS CHECKBOX: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Select SEQUENCE: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REMINDER TERM: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Input your edit comments.</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Edit? NO// </w:t>
      </w:r>
    </w:p>
    <w:p w:rsidR="00BF1D6A" w:rsidRPr="00567FB4" w:rsidRDefault="00BF1D6A" w:rsidP="00BF1D6A">
      <w:pPr>
        <w:spacing w:after="120"/>
        <w:ind w:left="720"/>
        <w:rPr>
          <w:rFonts w:ascii="r_ansi" w:hAnsi="r_ansi"/>
          <w:sz w:val="20"/>
          <w:szCs w:val="20"/>
        </w:rPr>
      </w:pP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Dialog Edit List              Feb 03, 2014@11:35:29         Page:    1 of    3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REMINDER DIALOG NAME: AVEFA PSA</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Item  Seq.    Dialog Summary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1   1   Group: AVEFA PSA ORDERS GROUP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2   1..5   Element: AVEFA PSA REPEAT PSA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3   1.1    Element: AVEFA PSA ORDER UROLOGY CONSULT (Disabled)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4   1.2    Element: AW500 PSA ORDER URINE CULTURE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5   1.4    Element: AVEFA PSA ORDER URINALYSIS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6   1.5    Element: AVEFA PSA ORDER CIPRO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7   1.6    Element: AVEFA PSA ORDER BACTRIM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8   1.7    Element: AVEFA PSA RADIATION ONCOLOGY CSLT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 Next Screen   - </w:t>
      </w:r>
      <w:proofErr w:type="spellStart"/>
      <w:r w:rsidRPr="00567FB4">
        <w:rPr>
          <w:rFonts w:ascii="r_ansi" w:hAnsi="r_ansi"/>
          <w:sz w:val="20"/>
          <w:szCs w:val="20"/>
        </w:rPr>
        <w:t>Prev</w:t>
      </w:r>
      <w:proofErr w:type="spellEnd"/>
      <w:r w:rsidRPr="00567FB4">
        <w:rPr>
          <w:rFonts w:ascii="r_ansi" w:hAnsi="r_ansi"/>
          <w:sz w:val="20"/>
          <w:szCs w:val="20"/>
        </w:rPr>
        <w:t xml:space="preserve"> Screen   ?? More Actions                  &gt;&gt;&gt;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ADD  </w:t>
      </w:r>
      <w:proofErr w:type="spellStart"/>
      <w:r w:rsidRPr="00567FB4">
        <w:rPr>
          <w:rFonts w:ascii="r_ansi" w:hAnsi="r_ansi"/>
          <w:sz w:val="20"/>
          <w:szCs w:val="20"/>
        </w:rPr>
        <w:t>Add</w:t>
      </w:r>
      <w:proofErr w:type="spellEnd"/>
      <w:r w:rsidRPr="00567FB4">
        <w:rPr>
          <w:rFonts w:ascii="r_ansi" w:hAnsi="r_ansi"/>
          <w:sz w:val="20"/>
          <w:szCs w:val="20"/>
        </w:rPr>
        <w:t xml:space="preserve"> Element/Group    DS   Dialog Summary       INQ  Inquiry/Print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lastRenderedPageBreak/>
        <w:t>CO   Copy Dialog          DO   Dialog Overview      QU   Quit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DD   Detailed Display     DT   Dialog Text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DP   Progress Note Text   ED   Edit/Delete Dialog</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Select Item: Next Screen//Q</w:t>
      </w:r>
    </w:p>
    <w:p w:rsidR="00BF1D6A" w:rsidRPr="00567FB4" w:rsidRDefault="00BF1D6A" w:rsidP="00BF1D6A">
      <w:pPr>
        <w:spacing w:after="120"/>
        <w:ind w:left="720"/>
        <w:rPr>
          <w:rFonts w:ascii="Courier New" w:hAnsi="Courier New" w:cs="Courier New"/>
          <w:sz w:val="20"/>
          <w:szCs w:val="20"/>
        </w:rPr>
      </w:pPr>
      <w:r w:rsidRPr="00567FB4">
        <w:br w:type="page"/>
      </w:r>
    </w:p>
    <w:p w:rsidR="009E4298" w:rsidRPr="00567FB4" w:rsidRDefault="009E4298" w:rsidP="008D1004">
      <w:pPr>
        <w:pStyle w:val="BodyText"/>
      </w:pPr>
    </w:p>
    <w:sectPr w:rsidR="009E4298" w:rsidRPr="00567FB4" w:rsidSect="00597D5B">
      <w:footerReference w:type="default" r:id="rId5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12258" w:rsidRDefault="00F12258">
      <w:r>
        <w:separator/>
      </w:r>
    </w:p>
  </w:endnote>
  <w:endnote w:type="continuationSeparator" w:id="0">
    <w:p w:rsidR="00F12258" w:rsidRDefault="00F12258">
      <w:r>
        <w:continuationSeparator/>
      </w:r>
    </w:p>
  </w:endnote>
  <w:endnote w:type="continuationNotice" w:id="1">
    <w:p w:rsidR="00F12258" w:rsidRDefault="00F1225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old">
    <w:altName w:val="Arial"/>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ourier">
    <w:panose1 w:val="02070409020205020404"/>
    <w:charset w:val="00"/>
    <w:family w:val="modern"/>
    <w:notTrueType/>
    <w:pitch w:val="fixed"/>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r_ansi">
    <w:altName w:val="Monospac821 BT"/>
    <w:panose1 w:val="00000000000000000000"/>
    <w:charset w:val="00"/>
    <w:family w:val="modern"/>
    <w:notTrueType/>
    <w:pitch w:val="fixed"/>
    <w:sig w:usb0="00000003" w:usb1="00000000" w:usb2="00000000" w:usb3="00000000" w:csb0="00000001" w:csb1="00000000"/>
  </w:font>
  <w:font w:name="Times New Roman Bold">
    <w:panose1 w:val="02020803070505020304"/>
    <w:charset w:val="00"/>
    <w:family w:val="roman"/>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063B" w:rsidRDefault="001A063B" w:rsidP="000374A6">
    <w:pPr>
      <w:pStyle w:val="Footer"/>
    </w:pPr>
    <w:r>
      <w:t>EVEAH VPS Kiosk</w:t>
    </w:r>
  </w:p>
  <w:p w:rsidR="001A063B" w:rsidRDefault="001A063B" w:rsidP="000374A6">
    <w:pPr>
      <w:pStyle w:val="Footer"/>
      <w:rPr>
        <w:rStyle w:val="PageNumber"/>
      </w:rPr>
    </w:pPr>
    <w:r>
      <w:t>Implementation Plan</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r>
      <w:rPr>
        <w:rStyle w:val="PageNumber"/>
      </w:rPr>
      <w:tab/>
      <w:t>July 2011</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063B" w:rsidRPr="00464B2F" w:rsidRDefault="001A063B" w:rsidP="00E3130C">
    <w:pPr>
      <w:pStyle w:val="Footer"/>
      <w:tabs>
        <w:tab w:val="clear" w:pos="4320"/>
        <w:tab w:val="clear" w:pos="8640"/>
        <w:tab w:val="center" w:pos="4680"/>
        <w:tab w:val="right" w:pos="9360"/>
      </w:tabs>
      <w:rPr>
        <w:sz w:val="20"/>
        <w:szCs w:val="20"/>
      </w:rPr>
    </w:pPr>
    <w:r>
      <w:rPr>
        <w:sz w:val="20"/>
        <w:szCs w:val="20"/>
      </w:rPr>
      <w:t>Alert Watch and Response Engine (AWARE)</w:t>
    </w:r>
    <w:r>
      <w:rPr>
        <w:sz w:val="20"/>
      </w:rPr>
      <w:tab/>
    </w:r>
    <w:r w:rsidRPr="00464B2F">
      <w:rPr>
        <w:sz w:val="20"/>
        <w:szCs w:val="20"/>
      </w:rPr>
      <w:tab/>
    </w:r>
    <w:r>
      <w:rPr>
        <w:sz w:val="20"/>
        <w:szCs w:val="20"/>
      </w:rPr>
      <w:t>December 2014</w:t>
    </w:r>
  </w:p>
  <w:p w:rsidR="001A063B" w:rsidRPr="00A73940" w:rsidRDefault="001A063B" w:rsidP="00E3130C">
    <w:pPr>
      <w:pStyle w:val="Footer"/>
      <w:tabs>
        <w:tab w:val="clear" w:pos="4320"/>
        <w:tab w:val="clear" w:pos="8640"/>
        <w:tab w:val="center" w:pos="4680"/>
        <w:tab w:val="right" w:pos="9360"/>
      </w:tabs>
      <w:rPr>
        <w:sz w:val="20"/>
      </w:rPr>
    </w:pPr>
    <w:proofErr w:type="spellStart"/>
    <w:r>
      <w:rPr>
        <w:sz w:val="20"/>
      </w:rPr>
      <w:t>VistA</w:t>
    </w:r>
    <w:proofErr w:type="spellEnd"/>
    <w:r>
      <w:rPr>
        <w:sz w:val="20"/>
      </w:rPr>
      <w:t xml:space="preserve"> Installation Guide</w:t>
    </w:r>
    <w:r>
      <w:rPr>
        <w:sz w:val="20"/>
      </w:rPr>
      <w:tab/>
    </w:r>
    <w:r w:rsidRPr="003479E6">
      <w:rPr>
        <w:rStyle w:val="PageNumber"/>
        <w:sz w:val="20"/>
      </w:rPr>
      <w:fldChar w:fldCharType="begin"/>
    </w:r>
    <w:r w:rsidRPr="003479E6">
      <w:rPr>
        <w:rStyle w:val="PageNumber"/>
        <w:sz w:val="20"/>
      </w:rPr>
      <w:instrText xml:space="preserve"> PAGE </w:instrText>
    </w:r>
    <w:r w:rsidRPr="003479E6">
      <w:rPr>
        <w:rStyle w:val="PageNumber"/>
        <w:sz w:val="20"/>
      </w:rPr>
      <w:fldChar w:fldCharType="separate"/>
    </w:r>
    <w:r w:rsidR="00927249">
      <w:rPr>
        <w:rStyle w:val="PageNumber"/>
        <w:noProof/>
        <w:sz w:val="20"/>
      </w:rPr>
      <w:t>ii</w:t>
    </w:r>
    <w:r w:rsidRPr="003479E6">
      <w:rPr>
        <w:rStyle w:val="PageNumber"/>
        <w:sz w:val="20"/>
      </w:rPr>
      <w:fldChar w:fldCharType="end"/>
    </w:r>
    <w:r>
      <w:rPr>
        <w:rStyle w:val="PageNumber"/>
        <w:sz w:val="20"/>
      </w:rPr>
      <w:tab/>
      <w:t>Version 0.03</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063B" w:rsidRPr="00464B2F" w:rsidRDefault="001A063B" w:rsidP="00E3130C">
    <w:pPr>
      <w:pStyle w:val="Footer"/>
      <w:tabs>
        <w:tab w:val="clear" w:pos="4320"/>
        <w:tab w:val="clear" w:pos="8640"/>
        <w:tab w:val="center" w:pos="4680"/>
        <w:tab w:val="right" w:pos="9360"/>
      </w:tabs>
      <w:rPr>
        <w:sz w:val="20"/>
        <w:szCs w:val="20"/>
      </w:rPr>
    </w:pPr>
    <w:r>
      <w:rPr>
        <w:sz w:val="20"/>
        <w:szCs w:val="20"/>
      </w:rPr>
      <w:t>Alert Watch and Response Engine (AWARE)</w:t>
    </w:r>
    <w:r>
      <w:rPr>
        <w:sz w:val="20"/>
      </w:rPr>
      <w:tab/>
    </w:r>
    <w:r w:rsidRPr="00464B2F">
      <w:rPr>
        <w:sz w:val="20"/>
        <w:szCs w:val="20"/>
      </w:rPr>
      <w:tab/>
    </w:r>
    <w:r>
      <w:rPr>
        <w:sz w:val="20"/>
        <w:szCs w:val="20"/>
      </w:rPr>
      <w:t>December 2014</w:t>
    </w:r>
  </w:p>
  <w:p w:rsidR="001A063B" w:rsidRPr="00A73940" w:rsidRDefault="001A063B" w:rsidP="00597D5B">
    <w:pPr>
      <w:pStyle w:val="Footer"/>
      <w:tabs>
        <w:tab w:val="clear" w:pos="8640"/>
        <w:tab w:val="right" w:pos="9360"/>
      </w:tabs>
      <w:rPr>
        <w:sz w:val="20"/>
      </w:rPr>
    </w:pPr>
    <w:proofErr w:type="spellStart"/>
    <w:r>
      <w:rPr>
        <w:sz w:val="20"/>
      </w:rPr>
      <w:t>VistA</w:t>
    </w:r>
    <w:proofErr w:type="spellEnd"/>
    <w:r>
      <w:rPr>
        <w:sz w:val="20"/>
      </w:rPr>
      <w:t xml:space="preserve"> Installation Guide - </w:t>
    </w:r>
    <w:proofErr w:type="spellStart"/>
    <w:r>
      <w:rPr>
        <w:sz w:val="20"/>
      </w:rPr>
      <w:t>VistA</w:t>
    </w:r>
    <w:proofErr w:type="spellEnd"/>
    <w:r w:rsidRPr="00464B2F">
      <w:rPr>
        <w:sz w:val="20"/>
        <w:szCs w:val="20"/>
      </w:rPr>
      <w:tab/>
      <w:t xml:space="preserve">                 </w:t>
    </w:r>
    <w:r w:rsidRPr="00464B2F">
      <w:rPr>
        <w:sz w:val="20"/>
        <w:szCs w:val="20"/>
      </w:rPr>
      <w:tab/>
      <w:t xml:space="preserve">Version </w:t>
    </w:r>
    <w:r>
      <w:rPr>
        <w:sz w:val="20"/>
        <w:szCs w:val="20"/>
      </w:rPr>
      <w:t>0.03</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063B" w:rsidRPr="00464B2F" w:rsidRDefault="001A063B" w:rsidP="00E3130C">
    <w:pPr>
      <w:pStyle w:val="Footer"/>
      <w:tabs>
        <w:tab w:val="clear" w:pos="4320"/>
        <w:tab w:val="clear" w:pos="8640"/>
        <w:tab w:val="center" w:pos="4680"/>
        <w:tab w:val="right" w:pos="9360"/>
      </w:tabs>
      <w:rPr>
        <w:sz w:val="20"/>
        <w:szCs w:val="20"/>
      </w:rPr>
    </w:pPr>
    <w:r>
      <w:rPr>
        <w:sz w:val="20"/>
        <w:szCs w:val="20"/>
      </w:rPr>
      <w:t>Alert Watch and Response Engine (AWARE)</w:t>
    </w:r>
    <w:r>
      <w:rPr>
        <w:sz w:val="20"/>
      </w:rPr>
      <w:tab/>
    </w:r>
    <w:r w:rsidRPr="00464B2F">
      <w:rPr>
        <w:sz w:val="20"/>
        <w:szCs w:val="20"/>
      </w:rPr>
      <w:tab/>
    </w:r>
    <w:r>
      <w:rPr>
        <w:sz w:val="20"/>
        <w:szCs w:val="20"/>
      </w:rPr>
      <w:t>December 2014</w:t>
    </w:r>
  </w:p>
  <w:p w:rsidR="001A063B" w:rsidRPr="00597D5B" w:rsidRDefault="001A063B" w:rsidP="00E3130C">
    <w:pPr>
      <w:pStyle w:val="Footer"/>
      <w:tabs>
        <w:tab w:val="clear" w:pos="4320"/>
        <w:tab w:val="clear" w:pos="8640"/>
        <w:tab w:val="center" w:pos="4680"/>
        <w:tab w:val="right" w:pos="9360"/>
      </w:tabs>
      <w:rPr>
        <w:sz w:val="20"/>
      </w:rPr>
    </w:pPr>
    <w:proofErr w:type="spellStart"/>
    <w:r>
      <w:rPr>
        <w:sz w:val="20"/>
      </w:rPr>
      <w:t>VistA</w:t>
    </w:r>
    <w:proofErr w:type="spellEnd"/>
    <w:r>
      <w:rPr>
        <w:sz w:val="20"/>
      </w:rPr>
      <w:t xml:space="preserve"> Installation Guide</w:t>
    </w:r>
    <w:r>
      <w:rPr>
        <w:sz w:val="20"/>
      </w:rPr>
      <w:tab/>
    </w:r>
    <w:r w:rsidRPr="003479E6">
      <w:rPr>
        <w:rStyle w:val="PageNumber"/>
        <w:sz w:val="20"/>
      </w:rPr>
      <w:fldChar w:fldCharType="begin"/>
    </w:r>
    <w:r w:rsidRPr="003479E6">
      <w:rPr>
        <w:rStyle w:val="PageNumber"/>
        <w:sz w:val="20"/>
      </w:rPr>
      <w:instrText xml:space="preserve"> PAGE </w:instrText>
    </w:r>
    <w:r w:rsidRPr="003479E6">
      <w:rPr>
        <w:rStyle w:val="PageNumber"/>
        <w:sz w:val="20"/>
      </w:rPr>
      <w:fldChar w:fldCharType="separate"/>
    </w:r>
    <w:r w:rsidR="00927249">
      <w:rPr>
        <w:rStyle w:val="PageNumber"/>
        <w:noProof/>
        <w:sz w:val="20"/>
      </w:rPr>
      <w:t>1</w:t>
    </w:r>
    <w:r w:rsidRPr="003479E6">
      <w:rPr>
        <w:rStyle w:val="PageNumber"/>
        <w:sz w:val="20"/>
      </w:rPr>
      <w:fldChar w:fldCharType="end"/>
    </w:r>
    <w:r>
      <w:rPr>
        <w:rStyle w:val="PageNumber"/>
        <w:sz w:val="20"/>
      </w:rPr>
      <w:tab/>
      <w:t>Version 0.03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12258" w:rsidRDefault="00F12258">
      <w:r>
        <w:separator/>
      </w:r>
    </w:p>
  </w:footnote>
  <w:footnote w:type="continuationSeparator" w:id="0">
    <w:p w:rsidR="00F12258" w:rsidRDefault="00F12258">
      <w:r>
        <w:continuationSeparator/>
      </w:r>
    </w:p>
  </w:footnote>
  <w:footnote w:type="continuationNotice" w:id="1">
    <w:p w:rsidR="00F12258" w:rsidRDefault="00F12258"/>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C9704480"/>
    <w:lvl w:ilvl="0">
      <w:start w:val="1"/>
      <w:numFmt w:val="bullet"/>
      <w:lvlText w:val=""/>
      <w:lvlJc w:val="left"/>
      <w:pPr>
        <w:tabs>
          <w:tab w:val="num" w:pos="1440"/>
        </w:tabs>
        <w:ind w:left="1440" w:hanging="360"/>
      </w:pPr>
      <w:rPr>
        <w:rFonts w:ascii="Symbol" w:hAnsi="Symbol" w:hint="default"/>
      </w:rPr>
    </w:lvl>
  </w:abstractNum>
  <w:abstractNum w:abstractNumId="1">
    <w:nsid w:val="03296B0F"/>
    <w:multiLevelType w:val="hybridMultilevel"/>
    <w:tmpl w:val="DFDA321C"/>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
    <w:nsid w:val="06174009"/>
    <w:multiLevelType w:val="hybridMultilevel"/>
    <w:tmpl w:val="99528EBC"/>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
    <w:nsid w:val="0BE90B39"/>
    <w:multiLevelType w:val="hybridMultilevel"/>
    <w:tmpl w:val="0F940610"/>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nsid w:val="162706F1"/>
    <w:multiLevelType w:val="hybridMultilevel"/>
    <w:tmpl w:val="E346B80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8577FE9"/>
    <w:multiLevelType w:val="hybridMultilevel"/>
    <w:tmpl w:val="B86CBEC6"/>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
    <w:nsid w:val="191B4890"/>
    <w:multiLevelType w:val="hybridMultilevel"/>
    <w:tmpl w:val="21A4FD9A"/>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
    <w:nsid w:val="1BDE4BEA"/>
    <w:multiLevelType w:val="multilevel"/>
    <w:tmpl w:val="0BD2EB96"/>
    <w:lvl w:ilvl="0">
      <w:start w:val="4"/>
      <w:numFmt w:val="decimal"/>
      <w:lvlText w:val="%1"/>
      <w:lvlJc w:val="left"/>
      <w:pPr>
        <w:ind w:left="500" w:hanging="500"/>
      </w:pPr>
      <w:rPr>
        <w:rFonts w:hint="default"/>
      </w:rPr>
    </w:lvl>
    <w:lvl w:ilvl="1">
      <w:start w:val="7"/>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8">
    <w:nsid w:val="1C88381C"/>
    <w:multiLevelType w:val="hybridMultilevel"/>
    <w:tmpl w:val="BA7EF7CE"/>
    <w:lvl w:ilvl="0" w:tplc="FFFFFFFF">
      <w:start w:val="1"/>
      <w:numFmt w:val="bullet"/>
      <w:pStyle w:val="InstructionalBullet1"/>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9">
    <w:nsid w:val="1CDF4650"/>
    <w:multiLevelType w:val="hybridMultilevel"/>
    <w:tmpl w:val="49CEF38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1F1102AB"/>
    <w:multiLevelType w:val="hybridMultilevel"/>
    <w:tmpl w:val="24FA153E"/>
    <w:lvl w:ilvl="0" w:tplc="4F200556">
      <w:start w:val="1"/>
      <w:numFmt w:val="lowerLetter"/>
      <w:lvlText w:val="%1.)"/>
      <w:lvlJc w:val="left"/>
      <w:pPr>
        <w:tabs>
          <w:tab w:val="num" w:pos="1080"/>
        </w:tabs>
        <w:ind w:left="1080" w:hanging="360"/>
      </w:pPr>
      <w:rPr>
        <w:rFonts w:cs="Times New Roman" w:hint="default"/>
      </w:rPr>
    </w:lvl>
    <w:lvl w:ilvl="1" w:tplc="04090019" w:tentative="1">
      <w:start w:val="1"/>
      <w:numFmt w:val="lowerLetter"/>
      <w:lvlText w:val="%2."/>
      <w:lvlJc w:val="left"/>
      <w:pPr>
        <w:tabs>
          <w:tab w:val="num" w:pos="1800"/>
        </w:tabs>
        <w:ind w:left="1800" w:hanging="360"/>
      </w:pPr>
      <w:rPr>
        <w:rFonts w:cs="Times New Roman"/>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11">
    <w:nsid w:val="235C2B0C"/>
    <w:multiLevelType w:val="hybridMultilevel"/>
    <w:tmpl w:val="6546A42E"/>
    <w:lvl w:ilvl="0" w:tplc="04090001">
      <w:start w:val="1"/>
      <w:numFmt w:val="bullet"/>
      <w:pStyle w:val="BulletInstruction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58B0C71"/>
    <w:multiLevelType w:val="multilevel"/>
    <w:tmpl w:val="070CB6D6"/>
    <w:lvl w:ilvl="0">
      <w:start w:val="2"/>
      <w:numFmt w:val="decimal"/>
      <w:pStyle w:val="SecondaryHeadings"/>
      <w:lvlText w:val="%1.0"/>
      <w:lvlJc w:val="left"/>
      <w:pPr>
        <w:tabs>
          <w:tab w:val="num" w:pos="720"/>
        </w:tabs>
        <w:ind w:left="720" w:hanging="720"/>
      </w:pPr>
      <w:rPr>
        <w:rFonts w:cs="Times New Roman" w:hint="default"/>
      </w:rPr>
    </w:lvl>
    <w:lvl w:ilvl="1">
      <w:start w:val="1"/>
      <w:numFmt w:val="decimal"/>
      <w:lvlRestart w:val="0"/>
      <w:pStyle w:val="Title1"/>
      <w:lvlText w:val="%1.%2"/>
      <w:lvlJc w:val="left"/>
      <w:pPr>
        <w:tabs>
          <w:tab w:val="num" w:pos="1440"/>
        </w:tabs>
        <w:ind w:left="1440" w:hanging="720"/>
      </w:pPr>
      <w:rPr>
        <w:rFonts w:cs="Times New Roman" w:hint="default"/>
      </w:rPr>
    </w:lvl>
    <w:lvl w:ilvl="2">
      <w:start w:val="1"/>
      <w:numFmt w:val="decimal"/>
      <w:lvlText w:val="%1.%2.%3"/>
      <w:lvlJc w:val="left"/>
      <w:pPr>
        <w:tabs>
          <w:tab w:val="num" w:pos="2160"/>
        </w:tabs>
        <w:ind w:left="2160" w:hanging="720"/>
      </w:pPr>
      <w:rPr>
        <w:rFonts w:cs="Times New Roman" w:hint="default"/>
      </w:rPr>
    </w:lvl>
    <w:lvl w:ilvl="3">
      <w:start w:val="1"/>
      <w:numFmt w:val="decimal"/>
      <w:lvlText w:val="%1.%2.%3.%4"/>
      <w:lvlJc w:val="left"/>
      <w:pPr>
        <w:tabs>
          <w:tab w:val="num" w:pos="3240"/>
        </w:tabs>
        <w:ind w:left="3240" w:hanging="1080"/>
      </w:pPr>
      <w:rPr>
        <w:rFonts w:cs="Times New Roman" w:hint="default"/>
      </w:rPr>
    </w:lvl>
    <w:lvl w:ilvl="4">
      <w:start w:val="1"/>
      <w:numFmt w:val="decimal"/>
      <w:lvlText w:val="%1.%2.%3.%4.%5"/>
      <w:lvlJc w:val="left"/>
      <w:pPr>
        <w:tabs>
          <w:tab w:val="num" w:pos="3960"/>
        </w:tabs>
        <w:ind w:left="3960" w:hanging="1080"/>
      </w:pPr>
      <w:rPr>
        <w:rFonts w:cs="Times New Roman" w:hint="default"/>
      </w:rPr>
    </w:lvl>
    <w:lvl w:ilvl="5">
      <w:start w:val="1"/>
      <w:numFmt w:val="decimal"/>
      <w:lvlText w:val="%1.%2.%3.%4.%5.%6"/>
      <w:lvlJc w:val="left"/>
      <w:pPr>
        <w:tabs>
          <w:tab w:val="num" w:pos="5040"/>
        </w:tabs>
        <w:ind w:left="5040" w:hanging="1440"/>
      </w:pPr>
      <w:rPr>
        <w:rFonts w:cs="Times New Roman" w:hint="default"/>
      </w:rPr>
    </w:lvl>
    <w:lvl w:ilvl="6">
      <w:start w:val="1"/>
      <w:numFmt w:val="decimal"/>
      <w:lvlText w:val="%1.%2.%3.%4.%5.%6.%7"/>
      <w:lvlJc w:val="left"/>
      <w:pPr>
        <w:tabs>
          <w:tab w:val="num" w:pos="5760"/>
        </w:tabs>
        <w:ind w:left="5760" w:hanging="1440"/>
      </w:pPr>
      <w:rPr>
        <w:rFonts w:cs="Times New Roman" w:hint="default"/>
      </w:rPr>
    </w:lvl>
    <w:lvl w:ilvl="7">
      <w:start w:val="1"/>
      <w:numFmt w:val="decimal"/>
      <w:lvlText w:val="%1.%2.%3.%4.%5.%6.%7.%8"/>
      <w:lvlJc w:val="left"/>
      <w:pPr>
        <w:tabs>
          <w:tab w:val="num" w:pos="6840"/>
        </w:tabs>
        <w:ind w:left="6840" w:hanging="1800"/>
      </w:pPr>
      <w:rPr>
        <w:rFonts w:cs="Times New Roman" w:hint="default"/>
      </w:rPr>
    </w:lvl>
    <w:lvl w:ilvl="8">
      <w:start w:val="1"/>
      <w:numFmt w:val="decimal"/>
      <w:lvlText w:val="%1.%2.%3.%4.%5.%6.%7.%8.%9"/>
      <w:lvlJc w:val="left"/>
      <w:pPr>
        <w:tabs>
          <w:tab w:val="num" w:pos="7920"/>
        </w:tabs>
        <w:ind w:left="7920" w:hanging="2160"/>
      </w:pPr>
      <w:rPr>
        <w:rFonts w:cs="Times New Roman" w:hint="default"/>
      </w:rPr>
    </w:lvl>
  </w:abstractNum>
  <w:abstractNum w:abstractNumId="13">
    <w:nsid w:val="2E815826"/>
    <w:multiLevelType w:val="hybridMultilevel"/>
    <w:tmpl w:val="04663B9E"/>
    <w:lvl w:ilvl="0" w:tplc="FFFFFFFF">
      <w:start w:val="1"/>
      <w:numFmt w:val="none"/>
      <w:pStyle w:val="InstructionalNote"/>
      <w:lvlText w:val="NOTE:"/>
      <w:lvlJc w:val="left"/>
      <w:pPr>
        <w:tabs>
          <w:tab w:val="num" w:pos="1512"/>
        </w:tabs>
        <w:ind w:left="1512" w:hanging="1152"/>
      </w:pPr>
      <w:rPr>
        <w:rFonts w:ascii="Arial" w:hAnsi="Arial" w:cs="Times New Roman" w:hint="default"/>
        <w:b/>
        <w:i/>
        <w:sz w:val="22"/>
        <w:szCs w:val="22"/>
      </w:rPr>
    </w:lvl>
    <w:lvl w:ilvl="1" w:tplc="FFFFFFFF" w:tentative="1">
      <w:start w:val="1"/>
      <w:numFmt w:val="lowerLetter"/>
      <w:pStyle w:val="Heading2"/>
      <w:lvlText w:val="%2."/>
      <w:lvlJc w:val="left"/>
      <w:pPr>
        <w:tabs>
          <w:tab w:val="num" w:pos="1440"/>
        </w:tabs>
        <w:ind w:left="1440" w:hanging="360"/>
      </w:pPr>
      <w:rPr>
        <w:rFonts w:cs="Times New Roman"/>
      </w:rPr>
    </w:lvl>
    <w:lvl w:ilvl="2" w:tplc="FFFFFFFF" w:tentative="1">
      <w:start w:val="1"/>
      <w:numFmt w:val="lowerRoman"/>
      <w:lvlText w:val="%3."/>
      <w:lvlJc w:val="right"/>
      <w:pPr>
        <w:tabs>
          <w:tab w:val="num" w:pos="2160"/>
        </w:tabs>
        <w:ind w:left="2160" w:hanging="180"/>
      </w:pPr>
      <w:rPr>
        <w:rFonts w:cs="Times New Roman"/>
      </w:rPr>
    </w:lvl>
    <w:lvl w:ilvl="3" w:tplc="FFFFFFFF" w:tentative="1">
      <w:start w:val="1"/>
      <w:numFmt w:val="decimal"/>
      <w:pStyle w:val="Heading4"/>
      <w:lvlText w:val="%4."/>
      <w:lvlJc w:val="left"/>
      <w:pPr>
        <w:tabs>
          <w:tab w:val="num" w:pos="2880"/>
        </w:tabs>
        <w:ind w:left="2880" w:hanging="360"/>
      </w:pPr>
      <w:rPr>
        <w:rFonts w:cs="Times New Roman"/>
      </w:rPr>
    </w:lvl>
    <w:lvl w:ilvl="4" w:tplc="FFFFFFFF" w:tentative="1">
      <w:start w:val="1"/>
      <w:numFmt w:val="lowerLetter"/>
      <w:pStyle w:val="Heading5"/>
      <w:lvlText w:val="%5."/>
      <w:lvlJc w:val="left"/>
      <w:pPr>
        <w:tabs>
          <w:tab w:val="num" w:pos="3600"/>
        </w:tabs>
        <w:ind w:left="3600" w:hanging="360"/>
      </w:pPr>
      <w:rPr>
        <w:rFonts w:cs="Times New Roman"/>
      </w:rPr>
    </w:lvl>
    <w:lvl w:ilvl="5" w:tplc="FFFFFFFF" w:tentative="1">
      <w:start w:val="1"/>
      <w:numFmt w:val="lowerRoman"/>
      <w:pStyle w:val="Heading6"/>
      <w:lvlText w:val="%6."/>
      <w:lvlJc w:val="right"/>
      <w:pPr>
        <w:tabs>
          <w:tab w:val="num" w:pos="4320"/>
        </w:tabs>
        <w:ind w:left="4320" w:hanging="180"/>
      </w:pPr>
      <w:rPr>
        <w:rFonts w:cs="Times New Roman"/>
      </w:rPr>
    </w:lvl>
    <w:lvl w:ilvl="6" w:tplc="FFFFFFFF" w:tentative="1">
      <w:start w:val="1"/>
      <w:numFmt w:val="decimal"/>
      <w:pStyle w:val="Heading7"/>
      <w:lvlText w:val="%7."/>
      <w:lvlJc w:val="left"/>
      <w:pPr>
        <w:tabs>
          <w:tab w:val="num" w:pos="5040"/>
        </w:tabs>
        <w:ind w:left="5040" w:hanging="360"/>
      </w:pPr>
      <w:rPr>
        <w:rFonts w:cs="Times New Roman"/>
      </w:rPr>
    </w:lvl>
    <w:lvl w:ilvl="7" w:tplc="FFFFFFFF" w:tentative="1">
      <w:start w:val="1"/>
      <w:numFmt w:val="lowerLetter"/>
      <w:pStyle w:val="Heading8"/>
      <w:lvlText w:val="%8."/>
      <w:lvlJc w:val="left"/>
      <w:pPr>
        <w:tabs>
          <w:tab w:val="num" w:pos="5760"/>
        </w:tabs>
        <w:ind w:left="5760" w:hanging="360"/>
      </w:pPr>
      <w:rPr>
        <w:rFonts w:cs="Times New Roman"/>
      </w:rPr>
    </w:lvl>
    <w:lvl w:ilvl="8" w:tplc="FFFFFFFF" w:tentative="1">
      <w:start w:val="1"/>
      <w:numFmt w:val="lowerRoman"/>
      <w:pStyle w:val="Heading9"/>
      <w:lvlText w:val="%9."/>
      <w:lvlJc w:val="right"/>
      <w:pPr>
        <w:tabs>
          <w:tab w:val="num" w:pos="6480"/>
        </w:tabs>
        <w:ind w:left="6480" w:hanging="180"/>
      </w:pPr>
      <w:rPr>
        <w:rFonts w:cs="Times New Roman"/>
      </w:rPr>
    </w:lvl>
  </w:abstractNum>
  <w:abstractNum w:abstractNumId="14">
    <w:nsid w:val="2EB91A66"/>
    <w:multiLevelType w:val="hybridMultilevel"/>
    <w:tmpl w:val="B63E0984"/>
    <w:lvl w:ilvl="0" w:tplc="BFE6844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nsid w:val="327F5CE7"/>
    <w:multiLevelType w:val="hybridMultilevel"/>
    <w:tmpl w:val="7BC4ADCC"/>
    <w:lvl w:ilvl="0" w:tplc="73E6A4FA">
      <w:start w:val="1"/>
      <w:numFmt w:val="bullet"/>
      <w:pStyle w:val="BodyBullet2"/>
      <w:lvlText w:val=""/>
      <w:lvlJc w:val="left"/>
      <w:pPr>
        <w:tabs>
          <w:tab w:val="num" w:pos="1800"/>
        </w:tabs>
        <w:ind w:left="1800" w:hanging="360"/>
      </w:pPr>
      <w:rPr>
        <w:rFonts w:ascii="Symbol" w:hAnsi="Symbol" w:hint="default"/>
      </w:rPr>
    </w:lvl>
    <w:lvl w:ilvl="1" w:tplc="04090019">
      <w:start w:val="1"/>
      <w:numFmt w:val="bullet"/>
      <w:lvlText w:val="o"/>
      <w:lvlJc w:val="left"/>
      <w:pPr>
        <w:tabs>
          <w:tab w:val="num" w:pos="2520"/>
        </w:tabs>
        <w:ind w:left="2520" w:hanging="360"/>
      </w:pPr>
      <w:rPr>
        <w:rFonts w:ascii="Courier New" w:hAnsi="Courier New" w:hint="default"/>
      </w:rPr>
    </w:lvl>
    <w:lvl w:ilvl="2" w:tplc="0409001B">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16">
    <w:nsid w:val="375B54C8"/>
    <w:multiLevelType w:val="hybridMultilevel"/>
    <w:tmpl w:val="58201AFE"/>
    <w:lvl w:ilvl="0" w:tplc="BCE660BA">
      <w:start w:val="1"/>
      <w:numFmt w:val="decimal"/>
      <w:lvlText w:val="%1."/>
      <w:lvlJc w:val="left"/>
      <w:pPr>
        <w:ind w:left="99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41907CBB"/>
    <w:multiLevelType w:val="multilevel"/>
    <w:tmpl w:val="1108C2FA"/>
    <w:lvl w:ilvl="0">
      <w:start w:val="1"/>
      <w:numFmt w:val="decimal"/>
      <w:pStyle w:val="Heading1"/>
      <w:lvlText w:val="%1"/>
      <w:lvlJc w:val="left"/>
      <w:pPr>
        <w:ind w:left="432" w:hanging="432"/>
      </w:pPr>
      <w:rPr>
        <w:rFonts w:cs="Times New Roman"/>
      </w:rPr>
    </w:lvl>
    <w:lvl w:ilvl="1">
      <w:start w:val="1"/>
      <w:numFmt w:val="decimal"/>
      <w:lvlText w:val="%1.%2"/>
      <w:lvlJc w:val="left"/>
      <w:pPr>
        <w:ind w:left="576" w:hanging="576"/>
      </w:pPr>
      <w:rPr>
        <w:rFonts w:cs="Times New Roman"/>
      </w:rPr>
    </w:lvl>
    <w:lvl w:ilvl="2">
      <w:start w:val="1"/>
      <w:numFmt w:val="decimal"/>
      <w:lvlText w:val="%1.%2.%3"/>
      <w:lvlJc w:val="left"/>
      <w:pPr>
        <w:ind w:left="720" w:hanging="720"/>
      </w:pPr>
      <w:rPr>
        <w:rFonts w:cs="Times New Roman"/>
      </w:rPr>
    </w:lvl>
    <w:lvl w:ilvl="3">
      <w:start w:val="1"/>
      <w:numFmt w:val="decimal"/>
      <w:lvlText w:val="%1.%2.%3.%4"/>
      <w:lvlJc w:val="left"/>
      <w:pPr>
        <w:ind w:left="864" w:hanging="864"/>
      </w:pPr>
      <w:rPr>
        <w:rFonts w:cs="Times New Roman"/>
      </w:rPr>
    </w:lvl>
    <w:lvl w:ilvl="4">
      <w:start w:val="1"/>
      <w:numFmt w:val="decimal"/>
      <w:lvlText w:val="%1.%2.%3.%4.%5"/>
      <w:lvlJc w:val="left"/>
      <w:pPr>
        <w:ind w:left="1008" w:hanging="1008"/>
      </w:pPr>
      <w:rPr>
        <w:rFonts w:cs="Times New Roman"/>
      </w:rPr>
    </w:lvl>
    <w:lvl w:ilvl="5">
      <w:start w:val="1"/>
      <w:numFmt w:val="decimal"/>
      <w:lvlText w:val="%1.%2.%3.%4.%5.%6"/>
      <w:lvlJc w:val="left"/>
      <w:pPr>
        <w:ind w:left="1152" w:hanging="1152"/>
      </w:pPr>
      <w:rPr>
        <w:rFonts w:cs="Times New Roman"/>
      </w:rPr>
    </w:lvl>
    <w:lvl w:ilvl="6">
      <w:start w:val="1"/>
      <w:numFmt w:val="decimal"/>
      <w:lvlText w:val="%1.%2.%3.%4.%5.%6.%7"/>
      <w:lvlJc w:val="left"/>
      <w:pPr>
        <w:ind w:left="1296" w:hanging="1296"/>
      </w:pPr>
      <w:rPr>
        <w:rFonts w:cs="Times New Roman"/>
      </w:rPr>
    </w:lvl>
    <w:lvl w:ilvl="7">
      <w:start w:val="1"/>
      <w:numFmt w:val="decimal"/>
      <w:lvlText w:val="%1.%2.%3.%4.%5.%6.%7.%8"/>
      <w:lvlJc w:val="left"/>
      <w:pPr>
        <w:ind w:left="1440" w:hanging="1440"/>
      </w:pPr>
      <w:rPr>
        <w:rFonts w:cs="Times New Roman"/>
      </w:rPr>
    </w:lvl>
    <w:lvl w:ilvl="8">
      <w:start w:val="1"/>
      <w:numFmt w:val="decimal"/>
      <w:lvlText w:val="%1.%2.%3.%4.%5.%6.%7.%8.%9"/>
      <w:lvlJc w:val="left"/>
      <w:pPr>
        <w:ind w:left="1584" w:hanging="1584"/>
      </w:pPr>
      <w:rPr>
        <w:rFonts w:cs="Times New Roman"/>
      </w:rPr>
    </w:lvl>
  </w:abstractNum>
  <w:abstractNum w:abstractNumId="18">
    <w:nsid w:val="4AA02E86"/>
    <w:multiLevelType w:val="multilevel"/>
    <w:tmpl w:val="EB768CE4"/>
    <w:lvl w:ilvl="0">
      <w:start w:val="4"/>
      <w:numFmt w:val="decimal"/>
      <w:lvlText w:val="%1.0"/>
      <w:lvlJc w:val="left"/>
      <w:pPr>
        <w:ind w:left="1080" w:hanging="720"/>
      </w:pPr>
      <w:rPr>
        <w:rFonts w:hint="default"/>
        <w:i w:val="0"/>
      </w:rPr>
    </w:lvl>
    <w:lvl w:ilvl="1">
      <w:start w:val="1"/>
      <w:numFmt w:val="decimal"/>
      <w:lvlText w:val="%1.%2"/>
      <w:lvlJc w:val="left"/>
      <w:pPr>
        <w:ind w:left="1800" w:hanging="720"/>
      </w:pPr>
      <w:rPr>
        <w:rFonts w:hint="default"/>
        <w:i/>
      </w:rPr>
    </w:lvl>
    <w:lvl w:ilvl="2">
      <w:start w:val="1"/>
      <w:numFmt w:val="decimal"/>
      <w:lvlText w:val="%1.%2.%3"/>
      <w:lvlJc w:val="left"/>
      <w:pPr>
        <w:ind w:left="2880" w:hanging="1080"/>
      </w:pPr>
      <w:rPr>
        <w:rFonts w:hint="default"/>
        <w:i/>
      </w:rPr>
    </w:lvl>
    <w:lvl w:ilvl="3">
      <w:start w:val="1"/>
      <w:numFmt w:val="decimal"/>
      <w:lvlText w:val="%1.%2.%3.%4"/>
      <w:lvlJc w:val="left"/>
      <w:pPr>
        <w:ind w:left="3960" w:hanging="1440"/>
      </w:pPr>
      <w:rPr>
        <w:rFonts w:hint="default"/>
        <w:i/>
      </w:rPr>
    </w:lvl>
    <w:lvl w:ilvl="4">
      <w:start w:val="1"/>
      <w:numFmt w:val="decimal"/>
      <w:lvlText w:val="%1.%2.%3.%4.%5"/>
      <w:lvlJc w:val="left"/>
      <w:pPr>
        <w:ind w:left="4680" w:hanging="1440"/>
      </w:pPr>
      <w:rPr>
        <w:rFonts w:hint="default"/>
        <w:i/>
      </w:rPr>
    </w:lvl>
    <w:lvl w:ilvl="5">
      <w:start w:val="1"/>
      <w:numFmt w:val="decimal"/>
      <w:lvlText w:val="%1.%2.%3.%4.%5.%6"/>
      <w:lvlJc w:val="left"/>
      <w:pPr>
        <w:ind w:left="5760" w:hanging="1800"/>
      </w:pPr>
      <w:rPr>
        <w:rFonts w:hint="default"/>
        <w:i/>
      </w:rPr>
    </w:lvl>
    <w:lvl w:ilvl="6">
      <w:start w:val="1"/>
      <w:numFmt w:val="decimal"/>
      <w:lvlText w:val="%1.%2.%3.%4.%5.%6.%7"/>
      <w:lvlJc w:val="left"/>
      <w:pPr>
        <w:ind w:left="6840" w:hanging="2160"/>
      </w:pPr>
      <w:rPr>
        <w:rFonts w:hint="default"/>
        <w:i/>
      </w:rPr>
    </w:lvl>
    <w:lvl w:ilvl="7">
      <w:start w:val="1"/>
      <w:numFmt w:val="decimal"/>
      <w:lvlText w:val="%1.%2.%3.%4.%5.%6.%7.%8"/>
      <w:lvlJc w:val="left"/>
      <w:pPr>
        <w:ind w:left="7920" w:hanging="2520"/>
      </w:pPr>
      <w:rPr>
        <w:rFonts w:hint="default"/>
        <w:i/>
      </w:rPr>
    </w:lvl>
    <w:lvl w:ilvl="8">
      <w:start w:val="1"/>
      <w:numFmt w:val="decimal"/>
      <w:lvlText w:val="%1.%2.%3.%4.%5.%6.%7.%8.%9"/>
      <w:lvlJc w:val="left"/>
      <w:pPr>
        <w:ind w:left="9000" w:hanging="2880"/>
      </w:pPr>
      <w:rPr>
        <w:rFonts w:hint="default"/>
        <w:i/>
      </w:rPr>
    </w:lvl>
  </w:abstractNum>
  <w:abstractNum w:abstractNumId="19">
    <w:nsid w:val="4BC63E69"/>
    <w:multiLevelType w:val="multilevel"/>
    <w:tmpl w:val="58E47D88"/>
    <w:lvl w:ilvl="0">
      <w:start w:val="1"/>
      <w:numFmt w:val="upperLetter"/>
      <w:pStyle w:val="Appendix1"/>
      <w:lvlText w:val="%1."/>
      <w:lvlJc w:val="left"/>
      <w:pPr>
        <w:tabs>
          <w:tab w:val="num" w:pos="720"/>
        </w:tabs>
        <w:ind w:left="720" w:hanging="360"/>
      </w:pPr>
      <w:rPr>
        <w:rFonts w:cs="Times New Roman" w:hint="default"/>
      </w:rPr>
    </w:lvl>
    <w:lvl w:ilvl="1">
      <w:start w:val="1"/>
      <w:numFmt w:val="decimal"/>
      <w:pStyle w:val="Appendix2"/>
      <w:lvlText w:val="%1.%2."/>
      <w:lvlJc w:val="left"/>
      <w:pPr>
        <w:tabs>
          <w:tab w:val="num" w:pos="1152"/>
        </w:tabs>
        <w:ind w:left="1152" w:hanging="432"/>
      </w:pPr>
      <w:rPr>
        <w:rFonts w:cs="Times New Roman" w:hint="default"/>
      </w:rPr>
    </w:lvl>
    <w:lvl w:ilvl="2">
      <w:start w:val="1"/>
      <w:numFmt w:val="decimal"/>
      <w:lvlText w:val="%1.%2.%3."/>
      <w:lvlJc w:val="left"/>
      <w:pPr>
        <w:tabs>
          <w:tab w:val="num" w:pos="1800"/>
        </w:tabs>
        <w:ind w:left="1584" w:hanging="504"/>
      </w:pPr>
      <w:rPr>
        <w:rFonts w:cs="Times New Roman" w:hint="default"/>
      </w:rPr>
    </w:lvl>
    <w:lvl w:ilvl="3">
      <w:start w:val="1"/>
      <w:numFmt w:val="decimal"/>
      <w:lvlText w:val="%1.%2.%3.%4."/>
      <w:lvlJc w:val="left"/>
      <w:pPr>
        <w:tabs>
          <w:tab w:val="num" w:pos="2160"/>
        </w:tabs>
        <w:ind w:left="2088" w:hanging="648"/>
      </w:pPr>
      <w:rPr>
        <w:rFonts w:cs="Times New Roman" w:hint="default"/>
      </w:rPr>
    </w:lvl>
    <w:lvl w:ilvl="4">
      <w:start w:val="1"/>
      <w:numFmt w:val="decimal"/>
      <w:lvlText w:val="%1.%2.%3.%4.%5."/>
      <w:lvlJc w:val="left"/>
      <w:pPr>
        <w:tabs>
          <w:tab w:val="num" w:pos="2880"/>
        </w:tabs>
        <w:ind w:left="2592" w:hanging="792"/>
      </w:pPr>
      <w:rPr>
        <w:rFonts w:cs="Times New Roman" w:hint="default"/>
      </w:rPr>
    </w:lvl>
    <w:lvl w:ilvl="5">
      <w:start w:val="1"/>
      <w:numFmt w:val="decimal"/>
      <w:lvlText w:val="%1.%2.%3.%4.%5.%6."/>
      <w:lvlJc w:val="left"/>
      <w:pPr>
        <w:tabs>
          <w:tab w:val="num" w:pos="3240"/>
        </w:tabs>
        <w:ind w:left="3096" w:hanging="936"/>
      </w:pPr>
      <w:rPr>
        <w:rFonts w:cs="Times New Roman" w:hint="default"/>
      </w:rPr>
    </w:lvl>
    <w:lvl w:ilvl="6">
      <w:start w:val="1"/>
      <w:numFmt w:val="decimal"/>
      <w:lvlText w:val="%1.%2.%3.%4.%5.%6.%7."/>
      <w:lvlJc w:val="left"/>
      <w:pPr>
        <w:tabs>
          <w:tab w:val="num" w:pos="3960"/>
        </w:tabs>
        <w:ind w:left="3600" w:hanging="1080"/>
      </w:pPr>
      <w:rPr>
        <w:rFonts w:cs="Times New Roman" w:hint="default"/>
      </w:rPr>
    </w:lvl>
    <w:lvl w:ilvl="7">
      <w:start w:val="1"/>
      <w:numFmt w:val="decimal"/>
      <w:lvlText w:val="%1.%2.%3.%4.%5.%6.%7.%8."/>
      <w:lvlJc w:val="left"/>
      <w:pPr>
        <w:tabs>
          <w:tab w:val="num" w:pos="4320"/>
        </w:tabs>
        <w:ind w:left="4104" w:hanging="1224"/>
      </w:pPr>
      <w:rPr>
        <w:rFonts w:cs="Times New Roman" w:hint="default"/>
      </w:rPr>
    </w:lvl>
    <w:lvl w:ilvl="8">
      <w:start w:val="1"/>
      <w:numFmt w:val="decimal"/>
      <w:lvlText w:val="%1.%2.%3.%4.%5.%6.%7.%8.%9."/>
      <w:lvlJc w:val="left"/>
      <w:pPr>
        <w:tabs>
          <w:tab w:val="num" w:pos="5040"/>
        </w:tabs>
        <w:ind w:left="4680" w:hanging="1440"/>
      </w:pPr>
      <w:rPr>
        <w:rFonts w:cs="Times New Roman" w:hint="default"/>
      </w:rPr>
    </w:lvl>
  </w:abstractNum>
  <w:abstractNum w:abstractNumId="20">
    <w:nsid w:val="4BFB18BB"/>
    <w:multiLevelType w:val="hybridMultilevel"/>
    <w:tmpl w:val="44E2FC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E817553"/>
    <w:multiLevelType w:val="hybridMultilevel"/>
    <w:tmpl w:val="87CAE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03C4733"/>
    <w:multiLevelType w:val="hybridMultilevel"/>
    <w:tmpl w:val="75328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1777F53"/>
    <w:multiLevelType w:val="hybridMultilevel"/>
    <w:tmpl w:val="1C2410D6"/>
    <w:lvl w:ilvl="0" w:tplc="C9BE1E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581571F7"/>
    <w:multiLevelType w:val="hybridMultilevel"/>
    <w:tmpl w:val="13EC8F6A"/>
    <w:lvl w:ilvl="0" w:tplc="04090001">
      <w:start w:val="1"/>
      <w:numFmt w:val="bullet"/>
      <w:pStyle w:val="BodyTextBulle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972385F"/>
    <w:multiLevelType w:val="hybridMultilevel"/>
    <w:tmpl w:val="C5F4A0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C015F39"/>
    <w:multiLevelType w:val="hybridMultilevel"/>
    <w:tmpl w:val="2A381C9E"/>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7">
    <w:nsid w:val="606A0D49"/>
    <w:multiLevelType w:val="multilevel"/>
    <w:tmpl w:val="7772D7E8"/>
    <w:lvl w:ilvl="0">
      <w:start w:val="1"/>
      <w:numFmt w:val="upperLetter"/>
      <w:lvlText w:val="%1."/>
      <w:lvlJc w:val="left"/>
      <w:pPr>
        <w:tabs>
          <w:tab w:val="num" w:pos="0"/>
        </w:tabs>
      </w:pPr>
      <w:rPr>
        <w:rFonts w:cs="Times New Roman" w:hint="default"/>
      </w:rPr>
    </w:lvl>
    <w:lvl w:ilvl="1">
      <w:start w:val="1"/>
      <w:numFmt w:val="decimal"/>
      <w:pStyle w:val="Appendix11"/>
      <w:lvlText w:val="%1.%2."/>
      <w:lvlJc w:val="left"/>
      <w:pPr>
        <w:tabs>
          <w:tab w:val="num" w:pos="1080"/>
        </w:tabs>
        <w:ind w:left="360" w:hanging="360"/>
      </w:pPr>
      <w:rPr>
        <w:rFonts w:cs="Times New Roman" w:hint="default"/>
      </w:rPr>
    </w:lvl>
    <w:lvl w:ilvl="2">
      <w:start w:val="1"/>
      <w:numFmt w:val="decimal"/>
      <w:lvlText w:val="%1.%3.%2"/>
      <w:lvlJc w:val="left"/>
      <w:pPr>
        <w:tabs>
          <w:tab w:val="num" w:pos="1800"/>
        </w:tabs>
        <w:ind w:left="1440" w:hanging="720"/>
      </w:pPr>
      <w:rPr>
        <w:rFonts w:cs="Times New Roman" w:hint="default"/>
      </w:rPr>
    </w:lvl>
    <w:lvl w:ilvl="3">
      <w:start w:val="1"/>
      <w:numFmt w:val="decimal"/>
      <w:lvlText w:val="%1.%2.%3.%4."/>
      <w:lvlJc w:val="left"/>
      <w:pPr>
        <w:tabs>
          <w:tab w:val="num" w:pos="2160"/>
        </w:tabs>
        <w:ind w:left="2520" w:hanging="1440"/>
      </w:pPr>
      <w:rPr>
        <w:rFonts w:cs="Times New Roman" w:hint="default"/>
      </w:rPr>
    </w:lvl>
    <w:lvl w:ilvl="4">
      <w:start w:val="1"/>
      <w:numFmt w:val="decimal"/>
      <w:lvlText w:val="%1.%2.%3.%4.%5."/>
      <w:lvlJc w:val="left"/>
      <w:pPr>
        <w:tabs>
          <w:tab w:val="num" w:pos="4320"/>
        </w:tabs>
        <w:ind w:left="2232" w:hanging="792"/>
      </w:pPr>
      <w:rPr>
        <w:rFonts w:cs="Times New Roman" w:hint="default"/>
      </w:rPr>
    </w:lvl>
    <w:lvl w:ilvl="5">
      <w:start w:val="1"/>
      <w:numFmt w:val="decimal"/>
      <w:lvlText w:val="%1.%2.%3.%4.%5.%6."/>
      <w:lvlJc w:val="left"/>
      <w:pPr>
        <w:tabs>
          <w:tab w:val="num" w:pos="5400"/>
        </w:tabs>
        <w:ind w:left="2736" w:hanging="936"/>
      </w:pPr>
      <w:rPr>
        <w:rFonts w:cs="Times New Roman" w:hint="default"/>
      </w:rPr>
    </w:lvl>
    <w:lvl w:ilvl="6">
      <w:start w:val="1"/>
      <w:numFmt w:val="decimal"/>
      <w:lvlText w:val="%1.%2.%3.%4.%5.%6.%7."/>
      <w:lvlJc w:val="left"/>
      <w:pPr>
        <w:tabs>
          <w:tab w:val="num" w:pos="6480"/>
        </w:tabs>
        <w:ind w:left="3240" w:hanging="1080"/>
      </w:pPr>
      <w:rPr>
        <w:rFonts w:cs="Times New Roman" w:hint="default"/>
      </w:rPr>
    </w:lvl>
    <w:lvl w:ilvl="7">
      <w:start w:val="1"/>
      <w:numFmt w:val="decimal"/>
      <w:lvlText w:val="%1.%2.%3.%4.%5.%6.%7.%8."/>
      <w:lvlJc w:val="left"/>
      <w:pPr>
        <w:tabs>
          <w:tab w:val="num" w:pos="7200"/>
        </w:tabs>
        <w:ind w:left="3744" w:hanging="1224"/>
      </w:pPr>
      <w:rPr>
        <w:rFonts w:cs="Times New Roman" w:hint="default"/>
      </w:rPr>
    </w:lvl>
    <w:lvl w:ilvl="8">
      <w:start w:val="1"/>
      <w:numFmt w:val="decimal"/>
      <w:lvlText w:val="%1.%2.%3.%4.%5.%6.%7.%8.%9."/>
      <w:lvlJc w:val="left"/>
      <w:pPr>
        <w:tabs>
          <w:tab w:val="num" w:pos="8280"/>
        </w:tabs>
        <w:ind w:left="4320" w:hanging="1440"/>
      </w:pPr>
      <w:rPr>
        <w:rFonts w:cs="Times New Roman" w:hint="default"/>
      </w:rPr>
    </w:lvl>
  </w:abstractNum>
  <w:abstractNum w:abstractNumId="28">
    <w:nsid w:val="62523B79"/>
    <w:multiLevelType w:val="hybridMultilevel"/>
    <w:tmpl w:val="64FEFAAA"/>
    <w:lvl w:ilvl="0" w:tplc="DA00DA3A">
      <w:start w:val="1"/>
      <w:numFmt w:val="upperLetter"/>
      <w:pStyle w:val="Appendix"/>
      <w:lvlText w:val="Appendix %1."/>
      <w:lvlJc w:val="left"/>
      <w:pPr>
        <w:tabs>
          <w:tab w:val="num" w:pos="1080"/>
        </w:tabs>
        <w:ind w:left="1080" w:hanging="360"/>
      </w:pPr>
      <w:rPr>
        <w:rFonts w:cs="Times New Roman"/>
      </w:rPr>
    </w:lvl>
    <w:lvl w:ilvl="1" w:tplc="04090019">
      <w:start w:val="1"/>
      <w:numFmt w:val="decimal"/>
      <w:lvlText w:val="%2."/>
      <w:lvlJc w:val="left"/>
      <w:pPr>
        <w:tabs>
          <w:tab w:val="num" w:pos="1440"/>
        </w:tabs>
        <w:ind w:left="1440" w:hanging="360"/>
      </w:pPr>
      <w:rPr>
        <w:rFonts w:cs="Times New Roman"/>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29">
    <w:nsid w:val="64927580"/>
    <w:multiLevelType w:val="hybridMultilevel"/>
    <w:tmpl w:val="0B90E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CE67E96"/>
    <w:multiLevelType w:val="hybridMultilevel"/>
    <w:tmpl w:val="404E825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D5C2438"/>
    <w:multiLevelType w:val="hybridMultilevel"/>
    <w:tmpl w:val="9CEEF7A4"/>
    <w:lvl w:ilvl="0" w:tplc="FFFFFFFF">
      <w:start w:val="1"/>
      <w:numFmt w:val="decimal"/>
      <w:pStyle w:val="BodyTextNumbered2"/>
      <w:lvlText w:val="%1."/>
      <w:lvlJc w:val="left"/>
      <w:pPr>
        <w:tabs>
          <w:tab w:val="num" w:pos="1440"/>
        </w:tabs>
        <w:ind w:left="1440" w:hanging="360"/>
      </w:pPr>
      <w:rPr>
        <w:rFonts w:cs="Times New Roman" w:hint="default"/>
      </w:rPr>
    </w:lvl>
    <w:lvl w:ilvl="1" w:tplc="FFFFFFFF">
      <w:start w:val="1"/>
      <w:numFmt w:val="lowerLetter"/>
      <w:lvlText w:val="%2."/>
      <w:lvlJc w:val="left"/>
      <w:pPr>
        <w:tabs>
          <w:tab w:val="num" w:pos="2160"/>
        </w:tabs>
        <w:ind w:left="2160" w:hanging="360"/>
      </w:pPr>
      <w:rPr>
        <w:rFonts w:cs="Times New Roman"/>
      </w:rPr>
    </w:lvl>
    <w:lvl w:ilvl="2" w:tplc="FFFFFFFF" w:tentative="1">
      <w:start w:val="1"/>
      <w:numFmt w:val="lowerRoman"/>
      <w:lvlText w:val="%3."/>
      <w:lvlJc w:val="right"/>
      <w:pPr>
        <w:tabs>
          <w:tab w:val="num" w:pos="2880"/>
        </w:tabs>
        <w:ind w:left="2880" w:hanging="180"/>
      </w:pPr>
      <w:rPr>
        <w:rFonts w:cs="Times New Roman"/>
      </w:rPr>
    </w:lvl>
    <w:lvl w:ilvl="3" w:tplc="FFFFFFFF" w:tentative="1">
      <w:start w:val="1"/>
      <w:numFmt w:val="decimal"/>
      <w:lvlText w:val="%4."/>
      <w:lvlJc w:val="left"/>
      <w:pPr>
        <w:tabs>
          <w:tab w:val="num" w:pos="3600"/>
        </w:tabs>
        <w:ind w:left="3600" w:hanging="360"/>
      </w:pPr>
      <w:rPr>
        <w:rFonts w:cs="Times New Roman"/>
      </w:rPr>
    </w:lvl>
    <w:lvl w:ilvl="4" w:tplc="FFFFFFFF" w:tentative="1">
      <w:start w:val="1"/>
      <w:numFmt w:val="lowerLetter"/>
      <w:lvlText w:val="%5."/>
      <w:lvlJc w:val="left"/>
      <w:pPr>
        <w:tabs>
          <w:tab w:val="num" w:pos="4320"/>
        </w:tabs>
        <w:ind w:left="4320" w:hanging="360"/>
      </w:pPr>
      <w:rPr>
        <w:rFonts w:cs="Times New Roman"/>
      </w:rPr>
    </w:lvl>
    <w:lvl w:ilvl="5" w:tplc="FFFFFFFF" w:tentative="1">
      <w:start w:val="1"/>
      <w:numFmt w:val="lowerRoman"/>
      <w:lvlText w:val="%6."/>
      <w:lvlJc w:val="right"/>
      <w:pPr>
        <w:tabs>
          <w:tab w:val="num" w:pos="5040"/>
        </w:tabs>
        <w:ind w:left="5040" w:hanging="180"/>
      </w:pPr>
      <w:rPr>
        <w:rFonts w:cs="Times New Roman"/>
      </w:rPr>
    </w:lvl>
    <w:lvl w:ilvl="6" w:tplc="FFFFFFFF" w:tentative="1">
      <w:start w:val="1"/>
      <w:numFmt w:val="decimal"/>
      <w:lvlText w:val="%7."/>
      <w:lvlJc w:val="left"/>
      <w:pPr>
        <w:tabs>
          <w:tab w:val="num" w:pos="5760"/>
        </w:tabs>
        <w:ind w:left="5760" w:hanging="360"/>
      </w:pPr>
      <w:rPr>
        <w:rFonts w:cs="Times New Roman"/>
      </w:rPr>
    </w:lvl>
    <w:lvl w:ilvl="7" w:tplc="FFFFFFFF" w:tentative="1">
      <w:start w:val="1"/>
      <w:numFmt w:val="lowerLetter"/>
      <w:lvlText w:val="%8."/>
      <w:lvlJc w:val="left"/>
      <w:pPr>
        <w:tabs>
          <w:tab w:val="num" w:pos="6480"/>
        </w:tabs>
        <w:ind w:left="6480" w:hanging="360"/>
      </w:pPr>
      <w:rPr>
        <w:rFonts w:cs="Times New Roman"/>
      </w:rPr>
    </w:lvl>
    <w:lvl w:ilvl="8" w:tplc="FFFFFFFF" w:tentative="1">
      <w:start w:val="1"/>
      <w:numFmt w:val="lowerRoman"/>
      <w:lvlText w:val="%9."/>
      <w:lvlJc w:val="right"/>
      <w:pPr>
        <w:tabs>
          <w:tab w:val="num" w:pos="7200"/>
        </w:tabs>
        <w:ind w:left="7200" w:hanging="180"/>
      </w:pPr>
      <w:rPr>
        <w:rFonts w:cs="Times New Roman"/>
      </w:rPr>
    </w:lvl>
  </w:abstractNum>
  <w:abstractNum w:abstractNumId="32">
    <w:nsid w:val="6F182A87"/>
    <w:multiLevelType w:val="hybridMultilevel"/>
    <w:tmpl w:val="57642176"/>
    <w:lvl w:ilvl="0" w:tplc="72CC93A0">
      <w:start w:val="1"/>
      <w:numFmt w:val="decimal"/>
      <w:pStyle w:val="BodyTextNumbered1"/>
      <w:lvlText w:val="%1."/>
      <w:lvlJc w:val="left"/>
      <w:pPr>
        <w:tabs>
          <w:tab w:val="num" w:pos="720"/>
        </w:tabs>
        <w:ind w:left="720" w:hanging="360"/>
      </w:pPr>
      <w:rPr>
        <w:rFonts w:cs="Times New Roman"/>
      </w:rPr>
    </w:lvl>
    <w:lvl w:ilvl="1" w:tplc="04090003">
      <w:start w:val="1"/>
      <w:numFmt w:val="lowerLetter"/>
      <w:lvlText w:val="%2."/>
      <w:lvlJc w:val="left"/>
      <w:pPr>
        <w:tabs>
          <w:tab w:val="num" w:pos="1440"/>
        </w:tabs>
        <w:ind w:left="1440" w:hanging="360"/>
      </w:pPr>
      <w:rPr>
        <w:rFonts w:cs="Times New Roman"/>
      </w:rPr>
    </w:lvl>
    <w:lvl w:ilvl="2" w:tplc="04090005" w:tentative="1">
      <w:start w:val="1"/>
      <w:numFmt w:val="lowerRoman"/>
      <w:lvlText w:val="%3."/>
      <w:lvlJc w:val="right"/>
      <w:pPr>
        <w:tabs>
          <w:tab w:val="num" w:pos="2160"/>
        </w:tabs>
        <w:ind w:left="2160" w:hanging="180"/>
      </w:pPr>
      <w:rPr>
        <w:rFonts w:cs="Times New Roman"/>
      </w:rPr>
    </w:lvl>
    <w:lvl w:ilvl="3" w:tplc="04090001" w:tentative="1">
      <w:start w:val="1"/>
      <w:numFmt w:val="decimal"/>
      <w:lvlText w:val="%4."/>
      <w:lvlJc w:val="left"/>
      <w:pPr>
        <w:tabs>
          <w:tab w:val="num" w:pos="2880"/>
        </w:tabs>
        <w:ind w:left="2880" w:hanging="360"/>
      </w:pPr>
      <w:rPr>
        <w:rFonts w:cs="Times New Roman"/>
      </w:rPr>
    </w:lvl>
    <w:lvl w:ilvl="4" w:tplc="04090003" w:tentative="1">
      <w:start w:val="1"/>
      <w:numFmt w:val="lowerLetter"/>
      <w:lvlText w:val="%5."/>
      <w:lvlJc w:val="left"/>
      <w:pPr>
        <w:tabs>
          <w:tab w:val="num" w:pos="3600"/>
        </w:tabs>
        <w:ind w:left="3600" w:hanging="360"/>
      </w:pPr>
      <w:rPr>
        <w:rFonts w:cs="Times New Roman"/>
      </w:rPr>
    </w:lvl>
    <w:lvl w:ilvl="5" w:tplc="04090005" w:tentative="1">
      <w:start w:val="1"/>
      <w:numFmt w:val="lowerRoman"/>
      <w:lvlText w:val="%6."/>
      <w:lvlJc w:val="right"/>
      <w:pPr>
        <w:tabs>
          <w:tab w:val="num" w:pos="4320"/>
        </w:tabs>
        <w:ind w:left="4320" w:hanging="180"/>
      </w:pPr>
      <w:rPr>
        <w:rFonts w:cs="Times New Roman"/>
      </w:rPr>
    </w:lvl>
    <w:lvl w:ilvl="6" w:tplc="04090001" w:tentative="1">
      <w:start w:val="1"/>
      <w:numFmt w:val="decimal"/>
      <w:lvlText w:val="%7."/>
      <w:lvlJc w:val="left"/>
      <w:pPr>
        <w:tabs>
          <w:tab w:val="num" w:pos="5040"/>
        </w:tabs>
        <w:ind w:left="5040" w:hanging="360"/>
      </w:pPr>
      <w:rPr>
        <w:rFonts w:cs="Times New Roman"/>
      </w:rPr>
    </w:lvl>
    <w:lvl w:ilvl="7" w:tplc="04090003" w:tentative="1">
      <w:start w:val="1"/>
      <w:numFmt w:val="lowerLetter"/>
      <w:lvlText w:val="%8."/>
      <w:lvlJc w:val="left"/>
      <w:pPr>
        <w:tabs>
          <w:tab w:val="num" w:pos="5760"/>
        </w:tabs>
        <w:ind w:left="5760" w:hanging="360"/>
      </w:pPr>
      <w:rPr>
        <w:rFonts w:cs="Times New Roman"/>
      </w:rPr>
    </w:lvl>
    <w:lvl w:ilvl="8" w:tplc="04090005" w:tentative="1">
      <w:start w:val="1"/>
      <w:numFmt w:val="lowerRoman"/>
      <w:lvlText w:val="%9."/>
      <w:lvlJc w:val="right"/>
      <w:pPr>
        <w:tabs>
          <w:tab w:val="num" w:pos="6480"/>
        </w:tabs>
        <w:ind w:left="6480" w:hanging="180"/>
      </w:pPr>
      <w:rPr>
        <w:rFonts w:cs="Times New Roman"/>
      </w:rPr>
    </w:lvl>
  </w:abstractNum>
  <w:abstractNum w:abstractNumId="33">
    <w:nsid w:val="71F62B81"/>
    <w:multiLevelType w:val="hybridMultilevel"/>
    <w:tmpl w:val="F74010C2"/>
    <w:lvl w:ilvl="0" w:tplc="F13893C6">
      <w:start w:val="1"/>
      <w:numFmt w:val="bullet"/>
      <w:pStyle w:val="BulletedList-Black"/>
      <w:lvlText w:val=""/>
      <w:lvlJc w:val="left"/>
      <w:pPr>
        <w:tabs>
          <w:tab w:val="num" w:pos="360"/>
        </w:tabs>
        <w:ind w:left="360" w:hanging="360"/>
      </w:pPr>
      <w:rPr>
        <w:rFonts w:ascii="Symbol" w:hAnsi="Symbol" w:hint="default"/>
      </w:rPr>
    </w:lvl>
    <w:lvl w:ilvl="1" w:tplc="BA1EC6F6">
      <w:start w:val="1"/>
      <w:numFmt w:val="bullet"/>
      <w:lvlText w:val="o"/>
      <w:lvlJc w:val="left"/>
      <w:pPr>
        <w:tabs>
          <w:tab w:val="num" w:pos="1080"/>
        </w:tabs>
        <w:ind w:left="1080" w:hanging="360"/>
      </w:pPr>
      <w:rPr>
        <w:rFonts w:ascii="Courier New" w:hAnsi="Courier New" w:hint="default"/>
      </w:rPr>
    </w:lvl>
    <w:lvl w:ilvl="2" w:tplc="840AF464" w:tentative="1">
      <w:start w:val="1"/>
      <w:numFmt w:val="bullet"/>
      <w:lvlText w:val=""/>
      <w:lvlJc w:val="left"/>
      <w:pPr>
        <w:tabs>
          <w:tab w:val="num" w:pos="1800"/>
        </w:tabs>
        <w:ind w:left="1800" w:hanging="360"/>
      </w:pPr>
      <w:rPr>
        <w:rFonts w:ascii="Wingdings" w:hAnsi="Wingdings" w:hint="default"/>
      </w:rPr>
    </w:lvl>
    <w:lvl w:ilvl="3" w:tplc="662AD3E0" w:tentative="1">
      <w:start w:val="1"/>
      <w:numFmt w:val="bullet"/>
      <w:lvlText w:val=""/>
      <w:lvlJc w:val="left"/>
      <w:pPr>
        <w:tabs>
          <w:tab w:val="num" w:pos="2520"/>
        </w:tabs>
        <w:ind w:left="2520" w:hanging="360"/>
      </w:pPr>
      <w:rPr>
        <w:rFonts w:ascii="Symbol" w:hAnsi="Symbol" w:hint="default"/>
      </w:rPr>
    </w:lvl>
    <w:lvl w:ilvl="4" w:tplc="DE7866BC" w:tentative="1">
      <w:start w:val="1"/>
      <w:numFmt w:val="bullet"/>
      <w:lvlText w:val="o"/>
      <w:lvlJc w:val="left"/>
      <w:pPr>
        <w:tabs>
          <w:tab w:val="num" w:pos="3240"/>
        </w:tabs>
        <w:ind w:left="3240" w:hanging="360"/>
      </w:pPr>
      <w:rPr>
        <w:rFonts w:ascii="Courier New" w:hAnsi="Courier New" w:hint="default"/>
      </w:rPr>
    </w:lvl>
    <w:lvl w:ilvl="5" w:tplc="A0845A14" w:tentative="1">
      <w:start w:val="1"/>
      <w:numFmt w:val="bullet"/>
      <w:lvlText w:val=""/>
      <w:lvlJc w:val="left"/>
      <w:pPr>
        <w:tabs>
          <w:tab w:val="num" w:pos="3960"/>
        </w:tabs>
        <w:ind w:left="3960" w:hanging="360"/>
      </w:pPr>
      <w:rPr>
        <w:rFonts w:ascii="Wingdings" w:hAnsi="Wingdings" w:hint="default"/>
      </w:rPr>
    </w:lvl>
    <w:lvl w:ilvl="6" w:tplc="2924C7FE" w:tentative="1">
      <w:start w:val="1"/>
      <w:numFmt w:val="bullet"/>
      <w:lvlText w:val=""/>
      <w:lvlJc w:val="left"/>
      <w:pPr>
        <w:tabs>
          <w:tab w:val="num" w:pos="4680"/>
        </w:tabs>
        <w:ind w:left="4680" w:hanging="360"/>
      </w:pPr>
      <w:rPr>
        <w:rFonts w:ascii="Symbol" w:hAnsi="Symbol" w:hint="default"/>
      </w:rPr>
    </w:lvl>
    <w:lvl w:ilvl="7" w:tplc="0B900DB4" w:tentative="1">
      <w:start w:val="1"/>
      <w:numFmt w:val="bullet"/>
      <w:lvlText w:val="o"/>
      <w:lvlJc w:val="left"/>
      <w:pPr>
        <w:tabs>
          <w:tab w:val="num" w:pos="5400"/>
        </w:tabs>
        <w:ind w:left="5400" w:hanging="360"/>
      </w:pPr>
      <w:rPr>
        <w:rFonts w:ascii="Courier New" w:hAnsi="Courier New" w:hint="default"/>
      </w:rPr>
    </w:lvl>
    <w:lvl w:ilvl="8" w:tplc="35F6A68E" w:tentative="1">
      <w:start w:val="1"/>
      <w:numFmt w:val="bullet"/>
      <w:lvlText w:val=""/>
      <w:lvlJc w:val="left"/>
      <w:pPr>
        <w:tabs>
          <w:tab w:val="num" w:pos="6120"/>
        </w:tabs>
        <w:ind w:left="6120" w:hanging="360"/>
      </w:pPr>
      <w:rPr>
        <w:rFonts w:ascii="Wingdings" w:hAnsi="Wingdings" w:hint="default"/>
      </w:rPr>
    </w:lvl>
  </w:abstractNum>
  <w:abstractNum w:abstractNumId="34">
    <w:nsid w:val="73B1173E"/>
    <w:multiLevelType w:val="hybridMultilevel"/>
    <w:tmpl w:val="2640D13E"/>
    <w:lvl w:ilvl="0" w:tplc="FFFFFFFF">
      <w:start w:val="1"/>
      <w:numFmt w:val="lowerLetter"/>
      <w:pStyle w:val="BodyTextLettered2"/>
      <w:lvlText w:val="%1."/>
      <w:lvlJc w:val="left"/>
      <w:pPr>
        <w:tabs>
          <w:tab w:val="num" w:pos="1440"/>
        </w:tabs>
        <w:ind w:left="1440" w:hanging="360"/>
      </w:pPr>
      <w:rPr>
        <w:rFonts w:cs="Times New Roman" w:hint="default"/>
      </w:rPr>
    </w:lvl>
    <w:lvl w:ilvl="1" w:tplc="FFFFFFFF">
      <w:start w:val="1"/>
      <w:numFmt w:val="bullet"/>
      <w:lvlText w:val=""/>
      <w:lvlJc w:val="left"/>
      <w:pPr>
        <w:tabs>
          <w:tab w:val="num" w:pos="2160"/>
        </w:tabs>
        <w:ind w:left="2160" w:hanging="360"/>
      </w:pPr>
      <w:rPr>
        <w:rFonts w:ascii="Symbol" w:hAnsi="Symbol" w:hint="default"/>
        <w:color w:val="auto"/>
      </w:rPr>
    </w:lvl>
    <w:lvl w:ilvl="2" w:tplc="FFFFFFFF" w:tentative="1">
      <w:start w:val="1"/>
      <w:numFmt w:val="lowerRoman"/>
      <w:lvlText w:val="%3."/>
      <w:lvlJc w:val="right"/>
      <w:pPr>
        <w:tabs>
          <w:tab w:val="num" w:pos="2880"/>
        </w:tabs>
        <w:ind w:left="2880" w:hanging="180"/>
      </w:pPr>
      <w:rPr>
        <w:rFonts w:cs="Times New Roman"/>
      </w:rPr>
    </w:lvl>
    <w:lvl w:ilvl="3" w:tplc="FFFFFFFF" w:tentative="1">
      <w:start w:val="1"/>
      <w:numFmt w:val="decimal"/>
      <w:lvlText w:val="%4."/>
      <w:lvlJc w:val="left"/>
      <w:pPr>
        <w:tabs>
          <w:tab w:val="num" w:pos="3600"/>
        </w:tabs>
        <w:ind w:left="3600" w:hanging="360"/>
      </w:pPr>
      <w:rPr>
        <w:rFonts w:cs="Times New Roman"/>
      </w:rPr>
    </w:lvl>
    <w:lvl w:ilvl="4" w:tplc="FFFFFFFF" w:tentative="1">
      <w:start w:val="1"/>
      <w:numFmt w:val="lowerLetter"/>
      <w:lvlText w:val="%5."/>
      <w:lvlJc w:val="left"/>
      <w:pPr>
        <w:tabs>
          <w:tab w:val="num" w:pos="4320"/>
        </w:tabs>
        <w:ind w:left="4320" w:hanging="360"/>
      </w:pPr>
      <w:rPr>
        <w:rFonts w:cs="Times New Roman"/>
      </w:rPr>
    </w:lvl>
    <w:lvl w:ilvl="5" w:tplc="FFFFFFFF" w:tentative="1">
      <w:start w:val="1"/>
      <w:numFmt w:val="lowerRoman"/>
      <w:lvlText w:val="%6."/>
      <w:lvlJc w:val="right"/>
      <w:pPr>
        <w:tabs>
          <w:tab w:val="num" w:pos="5040"/>
        </w:tabs>
        <w:ind w:left="5040" w:hanging="180"/>
      </w:pPr>
      <w:rPr>
        <w:rFonts w:cs="Times New Roman"/>
      </w:rPr>
    </w:lvl>
    <w:lvl w:ilvl="6" w:tplc="FFFFFFFF" w:tentative="1">
      <w:start w:val="1"/>
      <w:numFmt w:val="decimal"/>
      <w:lvlText w:val="%7."/>
      <w:lvlJc w:val="left"/>
      <w:pPr>
        <w:tabs>
          <w:tab w:val="num" w:pos="5760"/>
        </w:tabs>
        <w:ind w:left="5760" w:hanging="360"/>
      </w:pPr>
      <w:rPr>
        <w:rFonts w:cs="Times New Roman"/>
      </w:rPr>
    </w:lvl>
    <w:lvl w:ilvl="7" w:tplc="FFFFFFFF" w:tentative="1">
      <w:start w:val="1"/>
      <w:numFmt w:val="lowerLetter"/>
      <w:lvlText w:val="%8."/>
      <w:lvlJc w:val="left"/>
      <w:pPr>
        <w:tabs>
          <w:tab w:val="num" w:pos="6480"/>
        </w:tabs>
        <w:ind w:left="6480" w:hanging="360"/>
      </w:pPr>
      <w:rPr>
        <w:rFonts w:cs="Times New Roman"/>
      </w:rPr>
    </w:lvl>
    <w:lvl w:ilvl="8" w:tplc="FFFFFFFF" w:tentative="1">
      <w:start w:val="1"/>
      <w:numFmt w:val="lowerRoman"/>
      <w:lvlText w:val="%9."/>
      <w:lvlJc w:val="right"/>
      <w:pPr>
        <w:tabs>
          <w:tab w:val="num" w:pos="7200"/>
        </w:tabs>
        <w:ind w:left="7200" w:hanging="180"/>
      </w:pPr>
      <w:rPr>
        <w:rFonts w:cs="Times New Roman"/>
      </w:rPr>
    </w:lvl>
  </w:abstractNum>
  <w:abstractNum w:abstractNumId="35">
    <w:nsid w:val="74EC5168"/>
    <w:multiLevelType w:val="hybridMultilevel"/>
    <w:tmpl w:val="BC86FFD2"/>
    <w:lvl w:ilvl="0" w:tplc="B2FACCB8">
      <w:start w:val="1"/>
      <w:numFmt w:val="none"/>
      <w:pStyle w:val="Note"/>
      <w:lvlText w:val="NOTE: "/>
      <w:lvlJc w:val="left"/>
      <w:pPr>
        <w:tabs>
          <w:tab w:val="num" w:pos="1440"/>
        </w:tabs>
        <w:ind w:left="1512" w:hanging="792"/>
      </w:pPr>
      <w:rPr>
        <w:rFonts w:ascii="Arial" w:hAnsi="Arial" w:cs="Times New Roman" w:hint="default"/>
        <w:b/>
        <w:i w:val="0"/>
      </w:rPr>
    </w:lvl>
    <w:lvl w:ilvl="1" w:tplc="04090019">
      <w:start w:val="1"/>
      <w:numFmt w:val="bullet"/>
      <w:lvlText w:val=""/>
      <w:lvlJc w:val="left"/>
      <w:pPr>
        <w:tabs>
          <w:tab w:val="num" w:pos="1440"/>
        </w:tabs>
        <w:ind w:left="1440" w:hanging="360"/>
      </w:pPr>
      <w:rPr>
        <w:rFonts w:ascii="Symbol" w:hAnsi="Symbol" w:hint="default"/>
        <w:b/>
        <w:i w:val="0"/>
      </w:rPr>
    </w:lvl>
    <w:lvl w:ilvl="2" w:tplc="C270B51E">
      <w:start w:val="1"/>
      <w:numFmt w:val="lowerLetter"/>
      <w:lvlText w:val="%3)"/>
      <w:lvlJc w:val="left"/>
      <w:pPr>
        <w:tabs>
          <w:tab w:val="num" w:pos="2340"/>
        </w:tabs>
        <w:ind w:left="2340" w:hanging="360"/>
      </w:pPr>
      <w:rPr>
        <w:rFonts w:cs="Times New Roman" w:hint="default"/>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6">
    <w:nsid w:val="7F9D06EE"/>
    <w:multiLevelType w:val="hybridMultilevel"/>
    <w:tmpl w:val="29E0F7D2"/>
    <w:lvl w:ilvl="0" w:tplc="FFFFFFFF">
      <w:start w:val="1"/>
      <w:numFmt w:val="bullet"/>
      <w:pStyle w:val="BodyTextBullet1"/>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6"/>
  </w:num>
  <w:num w:numId="12">
    <w:abstractNumId w:val="19"/>
  </w:num>
  <w:num w:numId="13">
    <w:abstractNumId w:val="33"/>
  </w:num>
  <w:num w:numId="14">
    <w:abstractNumId w:val="8"/>
  </w:num>
  <w:num w:numId="15">
    <w:abstractNumId w:val="11"/>
  </w:num>
  <w:num w:numId="16">
    <w:abstractNumId w:val="32"/>
  </w:num>
  <w:num w:numId="17">
    <w:abstractNumId w:val="31"/>
  </w:num>
  <w:num w:numId="18">
    <w:abstractNumId w:val="34"/>
  </w:num>
  <w:num w:numId="19">
    <w:abstractNumId w:val="24"/>
  </w:num>
  <w:num w:numId="20">
    <w:abstractNumId w:val="13"/>
  </w:num>
  <w:num w:numId="21">
    <w:abstractNumId w:val="15"/>
  </w:num>
  <w:num w:numId="22">
    <w:abstractNumId w:val="27"/>
  </w:num>
  <w:num w:numId="23">
    <w:abstractNumId w:val="35"/>
  </w:num>
  <w:num w:numId="24">
    <w:abstractNumId w:val="12"/>
  </w:num>
  <w:num w:numId="25">
    <w:abstractNumId w:val="17"/>
  </w:num>
  <w:num w:numId="26">
    <w:abstractNumId w:val="6"/>
  </w:num>
  <w:num w:numId="27">
    <w:abstractNumId w:val="22"/>
  </w:num>
  <w:num w:numId="28">
    <w:abstractNumId w:val="5"/>
  </w:num>
  <w:num w:numId="29">
    <w:abstractNumId w:val="1"/>
  </w:num>
  <w:num w:numId="30">
    <w:abstractNumId w:val="26"/>
  </w:num>
  <w:num w:numId="31">
    <w:abstractNumId w:val="3"/>
  </w:num>
  <w:num w:numId="32">
    <w:abstractNumId w:val="10"/>
  </w:num>
  <w:num w:numId="33">
    <w:abstractNumId w:val="2"/>
  </w:num>
  <w:num w:numId="34">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1"/>
  </w:num>
  <w:num w:numId="36">
    <w:abstractNumId w:val="17"/>
  </w:num>
  <w:num w:numId="37">
    <w:abstractNumId w:val="17"/>
  </w:num>
  <w:num w:numId="38">
    <w:abstractNumId w:val="17"/>
  </w:num>
  <w:num w:numId="39">
    <w:abstractNumId w:val="29"/>
  </w:num>
  <w:num w:numId="40">
    <w:abstractNumId w:val="30"/>
  </w:num>
  <w:num w:numId="41">
    <w:abstractNumId w:val="20"/>
  </w:num>
  <w:num w:numId="42">
    <w:abstractNumId w:val="16"/>
  </w:num>
  <w:num w:numId="43">
    <w:abstractNumId w:val="4"/>
  </w:num>
  <w:num w:numId="44">
    <w:abstractNumId w:val="25"/>
  </w:num>
  <w:num w:numId="45">
    <w:abstractNumId w:val="23"/>
  </w:num>
  <w:num w:numId="46">
    <w:abstractNumId w:val="14"/>
  </w:num>
  <w:num w:numId="47">
    <w:abstractNumId w:val="9"/>
  </w:num>
  <w:num w:numId="48">
    <w:abstractNumId w:val="18"/>
  </w:num>
  <w:num w:numId="49">
    <w:abstractNumId w:val="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trackRevisions/>
  <w:defaultTabStop w:val="720"/>
  <w:drawingGridHorizontalSpacing w:val="120"/>
  <w:displayHorizontalDrawingGridEvery w:val="2"/>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0C6A"/>
    <w:rsid w:val="00002198"/>
    <w:rsid w:val="00002DAA"/>
    <w:rsid w:val="0000359B"/>
    <w:rsid w:val="0000531E"/>
    <w:rsid w:val="00005CA1"/>
    <w:rsid w:val="00005D2D"/>
    <w:rsid w:val="00007AC0"/>
    <w:rsid w:val="00007AF4"/>
    <w:rsid w:val="00010576"/>
    <w:rsid w:val="0001090D"/>
    <w:rsid w:val="00010B0F"/>
    <w:rsid w:val="00011615"/>
    <w:rsid w:val="00012B12"/>
    <w:rsid w:val="00013D02"/>
    <w:rsid w:val="00014961"/>
    <w:rsid w:val="00014AB2"/>
    <w:rsid w:val="00015A8F"/>
    <w:rsid w:val="00015F57"/>
    <w:rsid w:val="00016B53"/>
    <w:rsid w:val="0002030E"/>
    <w:rsid w:val="00020354"/>
    <w:rsid w:val="00020CD8"/>
    <w:rsid w:val="00021572"/>
    <w:rsid w:val="00021F25"/>
    <w:rsid w:val="0002334E"/>
    <w:rsid w:val="0002428A"/>
    <w:rsid w:val="00024BF2"/>
    <w:rsid w:val="00024EB0"/>
    <w:rsid w:val="00025CD3"/>
    <w:rsid w:val="00025EE2"/>
    <w:rsid w:val="00026D4A"/>
    <w:rsid w:val="000276E2"/>
    <w:rsid w:val="0002787B"/>
    <w:rsid w:val="0003092E"/>
    <w:rsid w:val="00031211"/>
    <w:rsid w:val="0003125B"/>
    <w:rsid w:val="00031587"/>
    <w:rsid w:val="000324D7"/>
    <w:rsid w:val="000332A3"/>
    <w:rsid w:val="000333D2"/>
    <w:rsid w:val="0003499E"/>
    <w:rsid w:val="000356BB"/>
    <w:rsid w:val="00035B61"/>
    <w:rsid w:val="00035ED3"/>
    <w:rsid w:val="00036EFD"/>
    <w:rsid w:val="000374A6"/>
    <w:rsid w:val="00037DAF"/>
    <w:rsid w:val="00041173"/>
    <w:rsid w:val="00041AA7"/>
    <w:rsid w:val="00043810"/>
    <w:rsid w:val="00043C77"/>
    <w:rsid w:val="00043E21"/>
    <w:rsid w:val="00045FDE"/>
    <w:rsid w:val="00046E94"/>
    <w:rsid w:val="000473EE"/>
    <w:rsid w:val="00047BE5"/>
    <w:rsid w:val="0005059A"/>
    <w:rsid w:val="000508FC"/>
    <w:rsid w:val="00051E11"/>
    <w:rsid w:val="0005326E"/>
    <w:rsid w:val="00055B49"/>
    <w:rsid w:val="00056191"/>
    <w:rsid w:val="00056751"/>
    <w:rsid w:val="0005690D"/>
    <w:rsid w:val="00057C6C"/>
    <w:rsid w:val="00057E61"/>
    <w:rsid w:val="00060681"/>
    <w:rsid w:val="000625E9"/>
    <w:rsid w:val="00063C26"/>
    <w:rsid w:val="00064453"/>
    <w:rsid w:val="000679A7"/>
    <w:rsid w:val="00070930"/>
    <w:rsid w:val="00070B2D"/>
    <w:rsid w:val="00071121"/>
    <w:rsid w:val="000715B3"/>
    <w:rsid w:val="00071D77"/>
    <w:rsid w:val="000720D0"/>
    <w:rsid w:val="000731C7"/>
    <w:rsid w:val="00073A6A"/>
    <w:rsid w:val="00074447"/>
    <w:rsid w:val="00074CEA"/>
    <w:rsid w:val="00074F39"/>
    <w:rsid w:val="00075EDD"/>
    <w:rsid w:val="00076E8E"/>
    <w:rsid w:val="000777BF"/>
    <w:rsid w:val="00081813"/>
    <w:rsid w:val="0008258C"/>
    <w:rsid w:val="00084304"/>
    <w:rsid w:val="0008553F"/>
    <w:rsid w:val="00086412"/>
    <w:rsid w:val="000910D6"/>
    <w:rsid w:val="000910DE"/>
    <w:rsid w:val="00091620"/>
    <w:rsid w:val="00091EAE"/>
    <w:rsid w:val="00092EBE"/>
    <w:rsid w:val="00093C81"/>
    <w:rsid w:val="00093F30"/>
    <w:rsid w:val="0009503A"/>
    <w:rsid w:val="000959EA"/>
    <w:rsid w:val="0009638C"/>
    <w:rsid w:val="0009693B"/>
    <w:rsid w:val="00096BB3"/>
    <w:rsid w:val="00097152"/>
    <w:rsid w:val="0009784E"/>
    <w:rsid w:val="00097DD7"/>
    <w:rsid w:val="000A0821"/>
    <w:rsid w:val="000A10AA"/>
    <w:rsid w:val="000A1D70"/>
    <w:rsid w:val="000A260C"/>
    <w:rsid w:val="000A356F"/>
    <w:rsid w:val="000A37D6"/>
    <w:rsid w:val="000A4F52"/>
    <w:rsid w:val="000A7766"/>
    <w:rsid w:val="000A7E3D"/>
    <w:rsid w:val="000B0054"/>
    <w:rsid w:val="000B0102"/>
    <w:rsid w:val="000B0224"/>
    <w:rsid w:val="000B05A7"/>
    <w:rsid w:val="000B1074"/>
    <w:rsid w:val="000B282F"/>
    <w:rsid w:val="000B3013"/>
    <w:rsid w:val="000B49DB"/>
    <w:rsid w:val="000B4F71"/>
    <w:rsid w:val="000B514E"/>
    <w:rsid w:val="000B63FD"/>
    <w:rsid w:val="000B7EC4"/>
    <w:rsid w:val="000C074A"/>
    <w:rsid w:val="000C0DBE"/>
    <w:rsid w:val="000C2A29"/>
    <w:rsid w:val="000C41D5"/>
    <w:rsid w:val="000C4DC1"/>
    <w:rsid w:val="000C6284"/>
    <w:rsid w:val="000C64DE"/>
    <w:rsid w:val="000C66AA"/>
    <w:rsid w:val="000C6B64"/>
    <w:rsid w:val="000D0C65"/>
    <w:rsid w:val="000D14A3"/>
    <w:rsid w:val="000D20F6"/>
    <w:rsid w:val="000D2E61"/>
    <w:rsid w:val="000D2FC5"/>
    <w:rsid w:val="000D3D1F"/>
    <w:rsid w:val="000D3D50"/>
    <w:rsid w:val="000D3F22"/>
    <w:rsid w:val="000D407F"/>
    <w:rsid w:val="000D435E"/>
    <w:rsid w:val="000D4D2E"/>
    <w:rsid w:val="000D5F44"/>
    <w:rsid w:val="000D657C"/>
    <w:rsid w:val="000D7030"/>
    <w:rsid w:val="000D782C"/>
    <w:rsid w:val="000E0AFB"/>
    <w:rsid w:val="000E11F2"/>
    <w:rsid w:val="000E1CD3"/>
    <w:rsid w:val="000E213E"/>
    <w:rsid w:val="000E3803"/>
    <w:rsid w:val="000E4782"/>
    <w:rsid w:val="000E57ED"/>
    <w:rsid w:val="000E6806"/>
    <w:rsid w:val="000E706C"/>
    <w:rsid w:val="000F0CC4"/>
    <w:rsid w:val="000F141A"/>
    <w:rsid w:val="000F1597"/>
    <w:rsid w:val="000F1DA3"/>
    <w:rsid w:val="000F3222"/>
    <w:rsid w:val="000F46CF"/>
    <w:rsid w:val="000F5294"/>
    <w:rsid w:val="000F5911"/>
    <w:rsid w:val="000F5E53"/>
    <w:rsid w:val="00100D7D"/>
    <w:rsid w:val="00101224"/>
    <w:rsid w:val="00101F81"/>
    <w:rsid w:val="0010327C"/>
    <w:rsid w:val="00103868"/>
    <w:rsid w:val="00103E61"/>
    <w:rsid w:val="00105248"/>
    <w:rsid w:val="00105FAD"/>
    <w:rsid w:val="00106EE8"/>
    <w:rsid w:val="00107AB4"/>
    <w:rsid w:val="00110422"/>
    <w:rsid w:val="00110F41"/>
    <w:rsid w:val="00111276"/>
    <w:rsid w:val="001117F3"/>
    <w:rsid w:val="0011190B"/>
    <w:rsid w:val="0011191A"/>
    <w:rsid w:val="0011390C"/>
    <w:rsid w:val="00113ACA"/>
    <w:rsid w:val="0011433D"/>
    <w:rsid w:val="0011566F"/>
    <w:rsid w:val="00116264"/>
    <w:rsid w:val="00120638"/>
    <w:rsid w:val="0012182B"/>
    <w:rsid w:val="00121909"/>
    <w:rsid w:val="00121B39"/>
    <w:rsid w:val="00121E16"/>
    <w:rsid w:val="001225DD"/>
    <w:rsid w:val="0012369E"/>
    <w:rsid w:val="0012414F"/>
    <w:rsid w:val="00124AF6"/>
    <w:rsid w:val="00125AB2"/>
    <w:rsid w:val="0012686B"/>
    <w:rsid w:val="001277AA"/>
    <w:rsid w:val="001304DA"/>
    <w:rsid w:val="00131B67"/>
    <w:rsid w:val="00132009"/>
    <w:rsid w:val="001321D3"/>
    <w:rsid w:val="00133306"/>
    <w:rsid w:val="00134553"/>
    <w:rsid w:val="001347F1"/>
    <w:rsid w:val="00136236"/>
    <w:rsid w:val="0013637D"/>
    <w:rsid w:val="00136559"/>
    <w:rsid w:val="00136F3E"/>
    <w:rsid w:val="0013735B"/>
    <w:rsid w:val="00140AC6"/>
    <w:rsid w:val="00141763"/>
    <w:rsid w:val="00141E19"/>
    <w:rsid w:val="00142851"/>
    <w:rsid w:val="0014445D"/>
    <w:rsid w:val="00145389"/>
    <w:rsid w:val="001454DD"/>
    <w:rsid w:val="001479CE"/>
    <w:rsid w:val="001503FD"/>
    <w:rsid w:val="00152094"/>
    <w:rsid w:val="0015242A"/>
    <w:rsid w:val="001526C5"/>
    <w:rsid w:val="001533FD"/>
    <w:rsid w:val="001540BD"/>
    <w:rsid w:val="0015441D"/>
    <w:rsid w:val="001566F1"/>
    <w:rsid w:val="00156A98"/>
    <w:rsid w:val="00156E6D"/>
    <w:rsid w:val="001571F7"/>
    <w:rsid w:val="00160125"/>
    <w:rsid w:val="00160311"/>
    <w:rsid w:val="00161818"/>
    <w:rsid w:val="0016218F"/>
    <w:rsid w:val="00162242"/>
    <w:rsid w:val="00162E74"/>
    <w:rsid w:val="001633DF"/>
    <w:rsid w:val="00164B7E"/>
    <w:rsid w:val="00165271"/>
    <w:rsid w:val="00167171"/>
    <w:rsid w:val="001711CC"/>
    <w:rsid w:val="00171515"/>
    <w:rsid w:val="0017154D"/>
    <w:rsid w:val="00171708"/>
    <w:rsid w:val="00171D6F"/>
    <w:rsid w:val="00171E27"/>
    <w:rsid w:val="0017281D"/>
    <w:rsid w:val="001739A4"/>
    <w:rsid w:val="00173B61"/>
    <w:rsid w:val="0017506A"/>
    <w:rsid w:val="001757B0"/>
    <w:rsid w:val="00175996"/>
    <w:rsid w:val="0017628B"/>
    <w:rsid w:val="001762DA"/>
    <w:rsid w:val="00177F02"/>
    <w:rsid w:val="001801FB"/>
    <w:rsid w:val="001804C9"/>
    <w:rsid w:val="001805F0"/>
    <w:rsid w:val="00180B8F"/>
    <w:rsid w:val="00180CE5"/>
    <w:rsid w:val="001814E5"/>
    <w:rsid w:val="00181ADE"/>
    <w:rsid w:val="00181F9F"/>
    <w:rsid w:val="001827D1"/>
    <w:rsid w:val="00182DA1"/>
    <w:rsid w:val="001850B7"/>
    <w:rsid w:val="00186BEB"/>
    <w:rsid w:val="0018731A"/>
    <w:rsid w:val="0018780C"/>
    <w:rsid w:val="00187EFC"/>
    <w:rsid w:val="00191FD5"/>
    <w:rsid w:val="00194789"/>
    <w:rsid w:val="00195066"/>
    <w:rsid w:val="001951E8"/>
    <w:rsid w:val="00195272"/>
    <w:rsid w:val="00195557"/>
    <w:rsid w:val="00195BF9"/>
    <w:rsid w:val="00196918"/>
    <w:rsid w:val="00196D61"/>
    <w:rsid w:val="001A063B"/>
    <w:rsid w:val="001A0E48"/>
    <w:rsid w:val="001A25A7"/>
    <w:rsid w:val="001A4D68"/>
    <w:rsid w:val="001A6F1A"/>
    <w:rsid w:val="001A7E5C"/>
    <w:rsid w:val="001B0573"/>
    <w:rsid w:val="001B081F"/>
    <w:rsid w:val="001B1C4E"/>
    <w:rsid w:val="001B4166"/>
    <w:rsid w:val="001B73E3"/>
    <w:rsid w:val="001B7A2E"/>
    <w:rsid w:val="001C1E1F"/>
    <w:rsid w:val="001C28C5"/>
    <w:rsid w:val="001C3EC5"/>
    <w:rsid w:val="001C57A8"/>
    <w:rsid w:val="001C5B35"/>
    <w:rsid w:val="001C6429"/>
    <w:rsid w:val="001C70DE"/>
    <w:rsid w:val="001D0033"/>
    <w:rsid w:val="001D09B0"/>
    <w:rsid w:val="001D2C32"/>
    <w:rsid w:val="001D58EC"/>
    <w:rsid w:val="001D5953"/>
    <w:rsid w:val="001D5AF9"/>
    <w:rsid w:val="001D6BB8"/>
    <w:rsid w:val="001E0268"/>
    <w:rsid w:val="001E0E5A"/>
    <w:rsid w:val="001E1CF5"/>
    <w:rsid w:val="001E201E"/>
    <w:rsid w:val="001E291E"/>
    <w:rsid w:val="001E3A4D"/>
    <w:rsid w:val="001E3E25"/>
    <w:rsid w:val="001E4E57"/>
    <w:rsid w:val="001E5328"/>
    <w:rsid w:val="001E569A"/>
    <w:rsid w:val="001E6901"/>
    <w:rsid w:val="001F040A"/>
    <w:rsid w:val="001F0DAF"/>
    <w:rsid w:val="001F0FB2"/>
    <w:rsid w:val="001F1763"/>
    <w:rsid w:val="001F33F3"/>
    <w:rsid w:val="001F5E3E"/>
    <w:rsid w:val="001F67EF"/>
    <w:rsid w:val="0020061E"/>
    <w:rsid w:val="0020247C"/>
    <w:rsid w:val="002037BF"/>
    <w:rsid w:val="0020405A"/>
    <w:rsid w:val="002047A2"/>
    <w:rsid w:val="002050A1"/>
    <w:rsid w:val="00205A03"/>
    <w:rsid w:val="002068C2"/>
    <w:rsid w:val="00212414"/>
    <w:rsid w:val="0021394B"/>
    <w:rsid w:val="00214A64"/>
    <w:rsid w:val="0021552D"/>
    <w:rsid w:val="00216501"/>
    <w:rsid w:val="002168E9"/>
    <w:rsid w:val="00217096"/>
    <w:rsid w:val="00217B60"/>
    <w:rsid w:val="00222DEE"/>
    <w:rsid w:val="002230D0"/>
    <w:rsid w:val="0022410D"/>
    <w:rsid w:val="0022531B"/>
    <w:rsid w:val="002259E0"/>
    <w:rsid w:val="00225AFE"/>
    <w:rsid w:val="002313AE"/>
    <w:rsid w:val="002319E2"/>
    <w:rsid w:val="00236441"/>
    <w:rsid w:val="00237289"/>
    <w:rsid w:val="00237DF5"/>
    <w:rsid w:val="00240668"/>
    <w:rsid w:val="00240FB1"/>
    <w:rsid w:val="00241218"/>
    <w:rsid w:val="00242DA2"/>
    <w:rsid w:val="00244CB7"/>
    <w:rsid w:val="00244D71"/>
    <w:rsid w:val="0024578A"/>
    <w:rsid w:val="002475F9"/>
    <w:rsid w:val="00247F6C"/>
    <w:rsid w:val="00251005"/>
    <w:rsid w:val="0025101E"/>
    <w:rsid w:val="00251625"/>
    <w:rsid w:val="0025227E"/>
    <w:rsid w:val="00255B69"/>
    <w:rsid w:val="0025685F"/>
    <w:rsid w:val="00257218"/>
    <w:rsid w:val="0026081E"/>
    <w:rsid w:val="00263155"/>
    <w:rsid w:val="00264076"/>
    <w:rsid w:val="002651A0"/>
    <w:rsid w:val="002651CC"/>
    <w:rsid w:val="002662A4"/>
    <w:rsid w:val="00274342"/>
    <w:rsid w:val="00274AF8"/>
    <w:rsid w:val="00274AFE"/>
    <w:rsid w:val="00274CAB"/>
    <w:rsid w:val="002755C5"/>
    <w:rsid w:val="00277DE0"/>
    <w:rsid w:val="00277F83"/>
    <w:rsid w:val="00280E24"/>
    <w:rsid w:val="002810DA"/>
    <w:rsid w:val="00282B69"/>
    <w:rsid w:val="00284D6E"/>
    <w:rsid w:val="00284F53"/>
    <w:rsid w:val="0028580C"/>
    <w:rsid w:val="00285C54"/>
    <w:rsid w:val="002865C9"/>
    <w:rsid w:val="00286607"/>
    <w:rsid w:val="00286DA3"/>
    <w:rsid w:val="00286F5E"/>
    <w:rsid w:val="002900C2"/>
    <w:rsid w:val="00290D09"/>
    <w:rsid w:val="00294C68"/>
    <w:rsid w:val="00294E58"/>
    <w:rsid w:val="00295301"/>
    <w:rsid w:val="00296622"/>
    <w:rsid w:val="00297141"/>
    <w:rsid w:val="002979A4"/>
    <w:rsid w:val="002A0597"/>
    <w:rsid w:val="002A0AF3"/>
    <w:rsid w:val="002A19FE"/>
    <w:rsid w:val="002A3287"/>
    <w:rsid w:val="002A3D9F"/>
    <w:rsid w:val="002A4122"/>
    <w:rsid w:val="002A57BA"/>
    <w:rsid w:val="002A5F80"/>
    <w:rsid w:val="002A62BA"/>
    <w:rsid w:val="002A79E2"/>
    <w:rsid w:val="002B2529"/>
    <w:rsid w:val="002B3BE9"/>
    <w:rsid w:val="002B3DA3"/>
    <w:rsid w:val="002B4CD7"/>
    <w:rsid w:val="002B519D"/>
    <w:rsid w:val="002B76EA"/>
    <w:rsid w:val="002C168F"/>
    <w:rsid w:val="002C22D6"/>
    <w:rsid w:val="002C23E5"/>
    <w:rsid w:val="002C28CF"/>
    <w:rsid w:val="002C3587"/>
    <w:rsid w:val="002C4A0E"/>
    <w:rsid w:val="002C59E1"/>
    <w:rsid w:val="002C66F8"/>
    <w:rsid w:val="002D0720"/>
    <w:rsid w:val="002D151B"/>
    <w:rsid w:val="002D17CD"/>
    <w:rsid w:val="002D18BC"/>
    <w:rsid w:val="002D3D35"/>
    <w:rsid w:val="002D47A8"/>
    <w:rsid w:val="002D564B"/>
    <w:rsid w:val="002D5953"/>
    <w:rsid w:val="002D6A0F"/>
    <w:rsid w:val="002D6ED4"/>
    <w:rsid w:val="002D6F6D"/>
    <w:rsid w:val="002E1AB3"/>
    <w:rsid w:val="002E2425"/>
    <w:rsid w:val="002E31DB"/>
    <w:rsid w:val="002E5F84"/>
    <w:rsid w:val="002E6FB5"/>
    <w:rsid w:val="002F1CD1"/>
    <w:rsid w:val="002F49EB"/>
    <w:rsid w:val="002F6233"/>
    <w:rsid w:val="002F6AFE"/>
    <w:rsid w:val="002F7792"/>
    <w:rsid w:val="00300948"/>
    <w:rsid w:val="0030258B"/>
    <w:rsid w:val="00303257"/>
    <w:rsid w:val="003039DE"/>
    <w:rsid w:val="00303EE7"/>
    <w:rsid w:val="003041C3"/>
    <w:rsid w:val="00304814"/>
    <w:rsid w:val="003056E1"/>
    <w:rsid w:val="0030609D"/>
    <w:rsid w:val="00306DEF"/>
    <w:rsid w:val="00307506"/>
    <w:rsid w:val="0030784C"/>
    <w:rsid w:val="0031045D"/>
    <w:rsid w:val="0031161D"/>
    <w:rsid w:val="003126F3"/>
    <w:rsid w:val="00312F8D"/>
    <w:rsid w:val="00313288"/>
    <w:rsid w:val="00313393"/>
    <w:rsid w:val="00313EC4"/>
    <w:rsid w:val="00313F8C"/>
    <w:rsid w:val="0031420C"/>
    <w:rsid w:val="00314378"/>
    <w:rsid w:val="003149AC"/>
    <w:rsid w:val="0031581A"/>
    <w:rsid w:val="00316E2F"/>
    <w:rsid w:val="003173F3"/>
    <w:rsid w:val="003175CF"/>
    <w:rsid w:val="00320273"/>
    <w:rsid w:val="003214A0"/>
    <w:rsid w:val="00323833"/>
    <w:rsid w:val="003239B5"/>
    <w:rsid w:val="0032415F"/>
    <w:rsid w:val="00325492"/>
    <w:rsid w:val="00327022"/>
    <w:rsid w:val="00327791"/>
    <w:rsid w:val="00331B87"/>
    <w:rsid w:val="00333A2A"/>
    <w:rsid w:val="00335310"/>
    <w:rsid w:val="00335994"/>
    <w:rsid w:val="0033726C"/>
    <w:rsid w:val="003378BE"/>
    <w:rsid w:val="00341CA9"/>
    <w:rsid w:val="00343423"/>
    <w:rsid w:val="00344879"/>
    <w:rsid w:val="00345056"/>
    <w:rsid w:val="0034512F"/>
    <w:rsid w:val="0034538C"/>
    <w:rsid w:val="0034561B"/>
    <w:rsid w:val="003461BE"/>
    <w:rsid w:val="003472D3"/>
    <w:rsid w:val="003479E6"/>
    <w:rsid w:val="00347DD0"/>
    <w:rsid w:val="00350C73"/>
    <w:rsid w:val="00350FF9"/>
    <w:rsid w:val="00352678"/>
    <w:rsid w:val="00354FCA"/>
    <w:rsid w:val="0035602D"/>
    <w:rsid w:val="00356125"/>
    <w:rsid w:val="00356BEF"/>
    <w:rsid w:val="00356D87"/>
    <w:rsid w:val="00356E26"/>
    <w:rsid w:val="00357BAC"/>
    <w:rsid w:val="00357E15"/>
    <w:rsid w:val="00360B44"/>
    <w:rsid w:val="00360C42"/>
    <w:rsid w:val="00361288"/>
    <w:rsid w:val="00361A1B"/>
    <w:rsid w:val="00361D07"/>
    <w:rsid w:val="00362F4C"/>
    <w:rsid w:val="00363E44"/>
    <w:rsid w:val="00365AFB"/>
    <w:rsid w:val="003677F4"/>
    <w:rsid w:val="00370460"/>
    <w:rsid w:val="003712AF"/>
    <w:rsid w:val="003719BB"/>
    <w:rsid w:val="00371B08"/>
    <w:rsid w:val="0037210F"/>
    <w:rsid w:val="003721DF"/>
    <w:rsid w:val="003731FE"/>
    <w:rsid w:val="00373542"/>
    <w:rsid w:val="00373A2F"/>
    <w:rsid w:val="00373AD0"/>
    <w:rsid w:val="003757E5"/>
    <w:rsid w:val="00376E51"/>
    <w:rsid w:val="00381572"/>
    <w:rsid w:val="00384CFE"/>
    <w:rsid w:val="00385955"/>
    <w:rsid w:val="00385E86"/>
    <w:rsid w:val="00386D29"/>
    <w:rsid w:val="00386D78"/>
    <w:rsid w:val="00386E93"/>
    <w:rsid w:val="003900F7"/>
    <w:rsid w:val="00390376"/>
    <w:rsid w:val="003910AC"/>
    <w:rsid w:val="0039111B"/>
    <w:rsid w:val="0039141B"/>
    <w:rsid w:val="00392475"/>
    <w:rsid w:val="00392CCE"/>
    <w:rsid w:val="00393584"/>
    <w:rsid w:val="003A0D44"/>
    <w:rsid w:val="003A16E2"/>
    <w:rsid w:val="003A20C6"/>
    <w:rsid w:val="003A3821"/>
    <w:rsid w:val="003A5DE5"/>
    <w:rsid w:val="003A5EBE"/>
    <w:rsid w:val="003A772D"/>
    <w:rsid w:val="003B0942"/>
    <w:rsid w:val="003B0A42"/>
    <w:rsid w:val="003B0B8A"/>
    <w:rsid w:val="003B2994"/>
    <w:rsid w:val="003B29E0"/>
    <w:rsid w:val="003B43BD"/>
    <w:rsid w:val="003B50E0"/>
    <w:rsid w:val="003B5166"/>
    <w:rsid w:val="003B6849"/>
    <w:rsid w:val="003B775D"/>
    <w:rsid w:val="003C030D"/>
    <w:rsid w:val="003C1282"/>
    <w:rsid w:val="003C12B6"/>
    <w:rsid w:val="003C3B22"/>
    <w:rsid w:val="003C7292"/>
    <w:rsid w:val="003C774B"/>
    <w:rsid w:val="003C7CDF"/>
    <w:rsid w:val="003D0AAC"/>
    <w:rsid w:val="003D23E8"/>
    <w:rsid w:val="003D315D"/>
    <w:rsid w:val="003D345C"/>
    <w:rsid w:val="003D63BD"/>
    <w:rsid w:val="003D773F"/>
    <w:rsid w:val="003D7F0A"/>
    <w:rsid w:val="003E087B"/>
    <w:rsid w:val="003E162D"/>
    <w:rsid w:val="003E22F5"/>
    <w:rsid w:val="003E30CE"/>
    <w:rsid w:val="003E32D1"/>
    <w:rsid w:val="003E444E"/>
    <w:rsid w:val="003E44C8"/>
    <w:rsid w:val="003E4E2C"/>
    <w:rsid w:val="003E5D33"/>
    <w:rsid w:val="003E699D"/>
    <w:rsid w:val="003F1CBC"/>
    <w:rsid w:val="003F2197"/>
    <w:rsid w:val="003F2928"/>
    <w:rsid w:val="003F3C05"/>
    <w:rsid w:val="003F3CA5"/>
    <w:rsid w:val="003F4D23"/>
    <w:rsid w:val="003F5208"/>
    <w:rsid w:val="003F5FF9"/>
    <w:rsid w:val="003F6170"/>
    <w:rsid w:val="003F6E07"/>
    <w:rsid w:val="003F6E15"/>
    <w:rsid w:val="003F7B10"/>
    <w:rsid w:val="00400FD5"/>
    <w:rsid w:val="00402A08"/>
    <w:rsid w:val="00403BCE"/>
    <w:rsid w:val="0040552C"/>
    <w:rsid w:val="004077CF"/>
    <w:rsid w:val="004077D0"/>
    <w:rsid w:val="00407B9F"/>
    <w:rsid w:val="004104AE"/>
    <w:rsid w:val="00411861"/>
    <w:rsid w:val="00411AF0"/>
    <w:rsid w:val="004148FC"/>
    <w:rsid w:val="0041599F"/>
    <w:rsid w:val="00415F8B"/>
    <w:rsid w:val="00417A8F"/>
    <w:rsid w:val="004205DA"/>
    <w:rsid w:val="004213A6"/>
    <w:rsid w:val="00423D87"/>
    <w:rsid w:val="004244E3"/>
    <w:rsid w:val="00424754"/>
    <w:rsid w:val="00424F22"/>
    <w:rsid w:val="004274E5"/>
    <w:rsid w:val="00427747"/>
    <w:rsid w:val="00427F05"/>
    <w:rsid w:val="00430A86"/>
    <w:rsid w:val="0043120D"/>
    <w:rsid w:val="00431FBF"/>
    <w:rsid w:val="004334F8"/>
    <w:rsid w:val="0043362F"/>
    <w:rsid w:val="00435230"/>
    <w:rsid w:val="00435FB1"/>
    <w:rsid w:val="00436591"/>
    <w:rsid w:val="00436BF2"/>
    <w:rsid w:val="0043728C"/>
    <w:rsid w:val="0043733F"/>
    <w:rsid w:val="00437C83"/>
    <w:rsid w:val="00437C9B"/>
    <w:rsid w:val="004408A9"/>
    <w:rsid w:val="00441EBC"/>
    <w:rsid w:val="00442AE8"/>
    <w:rsid w:val="004434D0"/>
    <w:rsid w:val="004437E0"/>
    <w:rsid w:val="00443C05"/>
    <w:rsid w:val="004461D3"/>
    <w:rsid w:val="0044681F"/>
    <w:rsid w:val="00446E08"/>
    <w:rsid w:val="004479E7"/>
    <w:rsid w:val="00447AD1"/>
    <w:rsid w:val="00450C08"/>
    <w:rsid w:val="00450F84"/>
    <w:rsid w:val="00453742"/>
    <w:rsid w:val="00453A06"/>
    <w:rsid w:val="004570B6"/>
    <w:rsid w:val="00457858"/>
    <w:rsid w:val="00460FDB"/>
    <w:rsid w:val="00464744"/>
    <w:rsid w:val="00464B2F"/>
    <w:rsid w:val="00467E66"/>
    <w:rsid w:val="004705F5"/>
    <w:rsid w:val="004720A8"/>
    <w:rsid w:val="00472670"/>
    <w:rsid w:val="00473BEE"/>
    <w:rsid w:val="00475AF0"/>
    <w:rsid w:val="00475BF6"/>
    <w:rsid w:val="00475D8F"/>
    <w:rsid w:val="00477C9C"/>
    <w:rsid w:val="00480467"/>
    <w:rsid w:val="00480BF5"/>
    <w:rsid w:val="00482B93"/>
    <w:rsid w:val="00482D0E"/>
    <w:rsid w:val="00484863"/>
    <w:rsid w:val="00484E06"/>
    <w:rsid w:val="00485294"/>
    <w:rsid w:val="00485D60"/>
    <w:rsid w:val="004869DA"/>
    <w:rsid w:val="00487FD2"/>
    <w:rsid w:val="0049038B"/>
    <w:rsid w:val="00490B78"/>
    <w:rsid w:val="00491E08"/>
    <w:rsid w:val="00492E72"/>
    <w:rsid w:val="00494239"/>
    <w:rsid w:val="00494456"/>
    <w:rsid w:val="00494AA6"/>
    <w:rsid w:val="004955CD"/>
    <w:rsid w:val="004A1C26"/>
    <w:rsid w:val="004A20AB"/>
    <w:rsid w:val="004A2E1F"/>
    <w:rsid w:val="004A334D"/>
    <w:rsid w:val="004A537D"/>
    <w:rsid w:val="004B0250"/>
    <w:rsid w:val="004B1DEA"/>
    <w:rsid w:val="004B20AA"/>
    <w:rsid w:val="004B4ACB"/>
    <w:rsid w:val="004B50A3"/>
    <w:rsid w:val="004B523E"/>
    <w:rsid w:val="004B5936"/>
    <w:rsid w:val="004B59A1"/>
    <w:rsid w:val="004B6D5E"/>
    <w:rsid w:val="004C0DC2"/>
    <w:rsid w:val="004C0EEB"/>
    <w:rsid w:val="004C0F61"/>
    <w:rsid w:val="004C1708"/>
    <w:rsid w:val="004C5E02"/>
    <w:rsid w:val="004D1D62"/>
    <w:rsid w:val="004D1EB6"/>
    <w:rsid w:val="004D2EBC"/>
    <w:rsid w:val="004D3386"/>
    <w:rsid w:val="004D3C8C"/>
    <w:rsid w:val="004D541B"/>
    <w:rsid w:val="004D56C5"/>
    <w:rsid w:val="004D5B6F"/>
    <w:rsid w:val="004D5CDA"/>
    <w:rsid w:val="004D741A"/>
    <w:rsid w:val="004D7811"/>
    <w:rsid w:val="004E1E2D"/>
    <w:rsid w:val="004E1ED2"/>
    <w:rsid w:val="004E2274"/>
    <w:rsid w:val="004E4DD5"/>
    <w:rsid w:val="004E664B"/>
    <w:rsid w:val="004E70FA"/>
    <w:rsid w:val="004E7362"/>
    <w:rsid w:val="004F16C7"/>
    <w:rsid w:val="004F2EB6"/>
    <w:rsid w:val="004F36E9"/>
    <w:rsid w:val="004F3B4F"/>
    <w:rsid w:val="004F3DFA"/>
    <w:rsid w:val="004F4120"/>
    <w:rsid w:val="004F45C5"/>
    <w:rsid w:val="004F645E"/>
    <w:rsid w:val="004F6EB3"/>
    <w:rsid w:val="004F78D1"/>
    <w:rsid w:val="00503229"/>
    <w:rsid w:val="00503B75"/>
    <w:rsid w:val="00503C17"/>
    <w:rsid w:val="005047A8"/>
    <w:rsid w:val="00504A4C"/>
    <w:rsid w:val="00505D24"/>
    <w:rsid w:val="00506A80"/>
    <w:rsid w:val="00506ACF"/>
    <w:rsid w:val="0050719C"/>
    <w:rsid w:val="005072F2"/>
    <w:rsid w:val="00511AF8"/>
    <w:rsid w:val="005146D8"/>
    <w:rsid w:val="00521890"/>
    <w:rsid w:val="005221E5"/>
    <w:rsid w:val="0052308B"/>
    <w:rsid w:val="005230F6"/>
    <w:rsid w:val="0052404F"/>
    <w:rsid w:val="00524250"/>
    <w:rsid w:val="00525159"/>
    <w:rsid w:val="00525977"/>
    <w:rsid w:val="00526DB2"/>
    <w:rsid w:val="005274C7"/>
    <w:rsid w:val="005279DC"/>
    <w:rsid w:val="005311CB"/>
    <w:rsid w:val="00531622"/>
    <w:rsid w:val="00531A73"/>
    <w:rsid w:val="00531B08"/>
    <w:rsid w:val="00532EEF"/>
    <w:rsid w:val="00533CE3"/>
    <w:rsid w:val="00533EE4"/>
    <w:rsid w:val="00533EF4"/>
    <w:rsid w:val="005347E6"/>
    <w:rsid w:val="00536349"/>
    <w:rsid w:val="00536A49"/>
    <w:rsid w:val="005372C5"/>
    <w:rsid w:val="00540A2F"/>
    <w:rsid w:val="0054131E"/>
    <w:rsid w:val="005413C8"/>
    <w:rsid w:val="0054146A"/>
    <w:rsid w:val="00541595"/>
    <w:rsid w:val="005418ED"/>
    <w:rsid w:val="005423EB"/>
    <w:rsid w:val="005426E8"/>
    <w:rsid w:val="00542E40"/>
    <w:rsid w:val="00543CC3"/>
    <w:rsid w:val="00543FBD"/>
    <w:rsid w:val="00546264"/>
    <w:rsid w:val="00546813"/>
    <w:rsid w:val="00546AD4"/>
    <w:rsid w:val="00547E88"/>
    <w:rsid w:val="00551AA9"/>
    <w:rsid w:val="00551BF3"/>
    <w:rsid w:val="00552B29"/>
    <w:rsid w:val="0055309B"/>
    <w:rsid w:val="00553282"/>
    <w:rsid w:val="0055673E"/>
    <w:rsid w:val="00556952"/>
    <w:rsid w:val="005575C4"/>
    <w:rsid w:val="00560DB3"/>
    <w:rsid w:val="00562979"/>
    <w:rsid w:val="00562C42"/>
    <w:rsid w:val="00562FC0"/>
    <w:rsid w:val="005634DA"/>
    <w:rsid w:val="00565C79"/>
    <w:rsid w:val="0056627D"/>
    <w:rsid w:val="00566B86"/>
    <w:rsid w:val="00566C70"/>
    <w:rsid w:val="00567041"/>
    <w:rsid w:val="00567801"/>
    <w:rsid w:val="00567FB4"/>
    <w:rsid w:val="00572B25"/>
    <w:rsid w:val="0057360D"/>
    <w:rsid w:val="00573826"/>
    <w:rsid w:val="005740F7"/>
    <w:rsid w:val="0057411B"/>
    <w:rsid w:val="005742CE"/>
    <w:rsid w:val="00577725"/>
    <w:rsid w:val="00580B05"/>
    <w:rsid w:val="005819D7"/>
    <w:rsid w:val="005823AE"/>
    <w:rsid w:val="00582796"/>
    <w:rsid w:val="00583482"/>
    <w:rsid w:val="005835C3"/>
    <w:rsid w:val="005837E5"/>
    <w:rsid w:val="00583B4F"/>
    <w:rsid w:val="005847DD"/>
    <w:rsid w:val="00585389"/>
    <w:rsid w:val="005854B0"/>
    <w:rsid w:val="00585B32"/>
    <w:rsid w:val="00590826"/>
    <w:rsid w:val="00591B58"/>
    <w:rsid w:val="005925C3"/>
    <w:rsid w:val="00592892"/>
    <w:rsid w:val="0059442F"/>
    <w:rsid w:val="00594C21"/>
    <w:rsid w:val="0059507E"/>
    <w:rsid w:val="005954DB"/>
    <w:rsid w:val="00596687"/>
    <w:rsid w:val="00596DC7"/>
    <w:rsid w:val="00597683"/>
    <w:rsid w:val="00597D5B"/>
    <w:rsid w:val="005A1784"/>
    <w:rsid w:val="005A1AD6"/>
    <w:rsid w:val="005A1AE5"/>
    <w:rsid w:val="005A1FD8"/>
    <w:rsid w:val="005A26F0"/>
    <w:rsid w:val="005A3092"/>
    <w:rsid w:val="005A3BCF"/>
    <w:rsid w:val="005A516E"/>
    <w:rsid w:val="005A567B"/>
    <w:rsid w:val="005A5A18"/>
    <w:rsid w:val="005A6F4E"/>
    <w:rsid w:val="005B21BE"/>
    <w:rsid w:val="005B30E3"/>
    <w:rsid w:val="005B3FE8"/>
    <w:rsid w:val="005B46FD"/>
    <w:rsid w:val="005B53FD"/>
    <w:rsid w:val="005B7064"/>
    <w:rsid w:val="005B731E"/>
    <w:rsid w:val="005C084A"/>
    <w:rsid w:val="005C0A4A"/>
    <w:rsid w:val="005C1F70"/>
    <w:rsid w:val="005C379B"/>
    <w:rsid w:val="005C4587"/>
    <w:rsid w:val="005C5745"/>
    <w:rsid w:val="005C589E"/>
    <w:rsid w:val="005C58DA"/>
    <w:rsid w:val="005C6E5A"/>
    <w:rsid w:val="005C778A"/>
    <w:rsid w:val="005D4A90"/>
    <w:rsid w:val="005D6D08"/>
    <w:rsid w:val="005D781E"/>
    <w:rsid w:val="005E0F19"/>
    <w:rsid w:val="005E3C76"/>
    <w:rsid w:val="005E4488"/>
    <w:rsid w:val="005E4B25"/>
    <w:rsid w:val="005E4C2A"/>
    <w:rsid w:val="005E5168"/>
    <w:rsid w:val="005E539D"/>
    <w:rsid w:val="005E5D4A"/>
    <w:rsid w:val="005E783E"/>
    <w:rsid w:val="005E7B2C"/>
    <w:rsid w:val="005F05C1"/>
    <w:rsid w:val="005F0E28"/>
    <w:rsid w:val="005F0F6A"/>
    <w:rsid w:val="005F458E"/>
    <w:rsid w:val="005F4D5F"/>
    <w:rsid w:val="005F5CB3"/>
    <w:rsid w:val="005F751A"/>
    <w:rsid w:val="0060153E"/>
    <w:rsid w:val="00602098"/>
    <w:rsid w:val="006023EA"/>
    <w:rsid w:val="00602C54"/>
    <w:rsid w:val="00602C6F"/>
    <w:rsid w:val="00603AA5"/>
    <w:rsid w:val="00604D14"/>
    <w:rsid w:val="006063BA"/>
    <w:rsid w:val="00610329"/>
    <w:rsid w:val="00612763"/>
    <w:rsid w:val="00614229"/>
    <w:rsid w:val="006153F5"/>
    <w:rsid w:val="00616299"/>
    <w:rsid w:val="00616425"/>
    <w:rsid w:val="0061780E"/>
    <w:rsid w:val="00620219"/>
    <w:rsid w:val="006202C2"/>
    <w:rsid w:val="00621321"/>
    <w:rsid w:val="00621665"/>
    <w:rsid w:val="00621F36"/>
    <w:rsid w:val="00623D65"/>
    <w:rsid w:val="00624030"/>
    <w:rsid w:val="00624EF0"/>
    <w:rsid w:val="006260FA"/>
    <w:rsid w:val="0062713B"/>
    <w:rsid w:val="006300B4"/>
    <w:rsid w:val="00630122"/>
    <w:rsid w:val="00631411"/>
    <w:rsid w:val="00633BDF"/>
    <w:rsid w:val="006346D6"/>
    <w:rsid w:val="00636252"/>
    <w:rsid w:val="00636569"/>
    <w:rsid w:val="00637276"/>
    <w:rsid w:val="0063796C"/>
    <w:rsid w:val="00640A30"/>
    <w:rsid w:val="00640C6A"/>
    <w:rsid w:val="00641DC8"/>
    <w:rsid w:val="00642038"/>
    <w:rsid w:val="00642BC8"/>
    <w:rsid w:val="0064414D"/>
    <w:rsid w:val="00644940"/>
    <w:rsid w:val="00645A3E"/>
    <w:rsid w:val="00647CE8"/>
    <w:rsid w:val="00650063"/>
    <w:rsid w:val="0065035B"/>
    <w:rsid w:val="0065170B"/>
    <w:rsid w:val="006530D5"/>
    <w:rsid w:val="006605EF"/>
    <w:rsid w:val="00660B83"/>
    <w:rsid w:val="00662943"/>
    <w:rsid w:val="006650BE"/>
    <w:rsid w:val="00665848"/>
    <w:rsid w:val="00666E68"/>
    <w:rsid w:val="006707EF"/>
    <w:rsid w:val="006709F2"/>
    <w:rsid w:val="00670E0A"/>
    <w:rsid w:val="00671CB1"/>
    <w:rsid w:val="00671F4A"/>
    <w:rsid w:val="006735A7"/>
    <w:rsid w:val="00673856"/>
    <w:rsid w:val="00673E83"/>
    <w:rsid w:val="0067611B"/>
    <w:rsid w:val="006770AA"/>
    <w:rsid w:val="00680CA5"/>
    <w:rsid w:val="00681D19"/>
    <w:rsid w:val="00681E67"/>
    <w:rsid w:val="00682401"/>
    <w:rsid w:val="0068531F"/>
    <w:rsid w:val="006863C6"/>
    <w:rsid w:val="00686675"/>
    <w:rsid w:val="00686F7E"/>
    <w:rsid w:val="0069067C"/>
    <w:rsid w:val="00691525"/>
    <w:rsid w:val="006926C2"/>
    <w:rsid w:val="00693185"/>
    <w:rsid w:val="00693C33"/>
    <w:rsid w:val="0069578E"/>
    <w:rsid w:val="00695AA6"/>
    <w:rsid w:val="00697DD1"/>
    <w:rsid w:val="00697DEB"/>
    <w:rsid w:val="006A18B2"/>
    <w:rsid w:val="006A3C35"/>
    <w:rsid w:val="006A48B6"/>
    <w:rsid w:val="006A4D33"/>
    <w:rsid w:val="006A5290"/>
    <w:rsid w:val="006A77A7"/>
    <w:rsid w:val="006B0568"/>
    <w:rsid w:val="006B05D8"/>
    <w:rsid w:val="006B09B3"/>
    <w:rsid w:val="006B24A7"/>
    <w:rsid w:val="006B2AFC"/>
    <w:rsid w:val="006B3D53"/>
    <w:rsid w:val="006B4155"/>
    <w:rsid w:val="006B55D4"/>
    <w:rsid w:val="006B563A"/>
    <w:rsid w:val="006B5C20"/>
    <w:rsid w:val="006B6AD0"/>
    <w:rsid w:val="006B6E13"/>
    <w:rsid w:val="006B7851"/>
    <w:rsid w:val="006C0E0E"/>
    <w:rsid w:val="006C2E20"/>
    <w:rsid w:val="006C44B8"/>
    <w:rsid w:val="006C4AF3"/>
    <w:rsid w:val="006C66B6"/>
    <w:rsid w:val="006C6CF4"/>
    <w:rsid w:val="006D14B9"/>
    <w:rsid w:val="006D47C4"/>
    <w:rsid w:val="006D4F50"/>
    <w:rsid w:val="006D5425"/>
    <w:rsid w:val="006D5588"/>
    <w:rsid w:val="006D5749"/>
    <w:rsid w:val="006D57BA"/>
    <w:rsid w:val="006D5C91"/>
    <w:rsid w:val="006E06AD"/>
    <w:rsid w:val="006E1246"/>
    <w:rsid w:val="006E1B31"/>
    <w:rsid w:val="006E35B5"/>
    <w:rsid w:val="006E3A05"/>
    <w:rsid w:val="006E4A73"/>
    <w:rsid w:val="006E4B07"/>
    <w:rsid w:val="006E4CA8"/>
    <w:rsid w:val="006E53C4"/>
    <w:rsid w:val="006E61F8"/>
    <w:rsid w:val="006F137B"/>
    <w:rsid w:val="006F2641"/>
    <w:rsid w:val="006F6013"/>
    <w:rsid w:val="006F6096"/>
    <w:rsid w:val="006F6A58"/>
    <w:rsid w:val="006F6E5B"/>
    <w:rsid w:val="006F729F"/>
    <w:rsid w:val="007013CE"/>
    <w:rsid w:val="0070155D"/>
    <w:rsid w:val="00701DEE"/>
    <w:rsid w:val="00702977"/>
    <w:rsid w:val="00705AF5"/>
    <w:rsid w:val="007063CB"/>
    <w:rsid w:val="00706AA3"/>
    <w:rsid w:val="00710B93"/>
    <w:rsid w:val="0071126D"/>
    <w:rsid w:val="00712664"/>
    <w:rsid w:val="0071718A"/>
    <w:rsid w:val="00717416"/>
    <w:rsid w:val="00717736"/>
    <w:rsid w:val="00717C19"/>
    <w:rsid w:val="00720298"/>
    <w:rsid w:val="0072065A"/>
    <w:rsid w:val="0072178C"/>
    <w:rsid w:val="00721D22"/>
    <w:rsid w:val="00721F43"/>
    <w:rsid w:val="007221E9"/>
    <w:rsid w:val="007224C4"/>
    <w:rsid w:val="00722A06"/>
    <w:rsid w:val="00722C65"/>
    <w:rsid w:val="00724E36"/>
    <w:rsid w:val="007255E4"/>
    <w:rsid w:val="00726CC4"/>
    <w:rsid w:val="007271F9"/>
    <w:rsid w:val="00727665"/>
    <w:rsid w:val="00731AEB"/>
    <w:rsid w:val="00731BB7"/>
    <w:rsid w:val="007322D9"/>
    <w:rsid w:val="0073287B"/>
    <w:rsid w:val="00733BBE"/>
    <w:rsid w:val="007341FB"/>
    <w:rsid w:val="00736216"/>
    <w:rsid w:val="00740673"/>
    <w:rsid w:val="00740FF4"/>
    <w:rsid w:val="007433C7"/>
    <w:rsid w:val="0074355F"/>
    <w:rsid w:val="0074368C"/>
    <w:rsid w:val="007442AC"/>
    <w:rsid w:val="0074444A"/>
    <w:rsid w:val="00745000"/>
    <w:rsid w:val="007463F6"/>
    <w:rsid w:val="00747139"/>
    <w:rsid w:val="0074715C"/>
    <w:rsid w:val="007474A3"/>
    <w:rsid w:val="007476B7"/>
    <w:rsid w:val="007479BA"/>
    <w:rsid w:val="00747E14"/>
    <w:rsid w:val="00751541"/>
    <w:rsid w:val="007523E7"/>
    <w:rsid w:val="0075260D"/>
    <w:rsid w:val="00753214"/>
    <w:rsid w:val="00754B15"/>
    <w:rsid w:val="00754E75"/>
    <w:rsid w:val="007553BE"/>
    <w:rsid w:val="007554A1"/>
    <w:rsid w:val="0075603D"/>
    <w:rsid w:val="00757080"/>
    <w:rsid w:val="00757700"/>
    <w:rsid w:val="007577D0"/>
    <w:rsid w:val="007601AD"/>
    <w:rsid w:val="00760924"/>
    <w:rsid w:val="00761C5E"/>
    <w:rsid w:val="0076217B"/>
    <w:rsid w:val="00764984"/>
    <w:rsid w:val="00765E7C"/>
    <w:rsid w:val="00766150"/>
    <w:rsid w:val="00766247"/>
    <w:rsid w:val="007663F3"/>
    <w:rsid w:val="00766CC1"/>
    <w:rsid w:val="00766CD4"/>
    <w:rsid w:val="00767249"/>
    <w:rsid w:val="0076728C"/>
    <w:rsid w:val="00767530"/>
    <w:rsid w:val="00770E15"/>
    <w:rsid w:val="007711FE"/>
    <w:rsid w:val="00771993"/>
    <w:rsid w:val="007731FA"/>
    <w:rsid w:val="00774068"/>
    <w:rsid w:val="007748B0"/>
    <w:rsid w:val="00774D35"/>
    <w:rsid w:val="007753C7"/>
    <w:rsid w:val="00775B57"/>
    <w:rsid w:val="00775D71"/>
    <w:rsid w:val="0078049E"/>
    <w:rsid w:val="00780C31"/>
    <w:rsid w:val="007817A4"/>
    <w:rsid w:val="00782610"/>
    <w:rsid w:val="00783292"/>
    <w:rsid w:val="00783592"/>
    <w:rsid w:val="0078434B"/>
    <w:rsid w:val="0078590E"/>
    <w:rsid w:val="00785E13"/>
    <w:rsid w:val="00786037"/>
    <w:rsid w:val="00786D95"/>
    <w:rsid w:val="00790180"/>
    <w:rsid w:val="00790F62"/>
    <w:rsid w:val="00791294"/>
    <w:rsid w:val="00791EA2"/>
    <w:rsid w:val="00793646"/>
    <w:rsid w:val="00793690"/>
    <w:rsid w:val="007946B5"/>
    <w:rsid w:val="00794847"/>
    <w:rsid w:val="007958AD"/>
    <w:rsid w:val="00795A4C"/>
    <w:rsid w:val="007A0123"/>
    <w:rsid w:val="007A0F73"/>
    <w:rsid w:val="007A1085"/>
    <w:rsid w:val="007A17ED"/>
    <w:rsid w:val="007A36A2"/>
    <w:rsid w:val="007A3D61"/>
    <w:rsid w:val="007A419C"/>
    <w:rsid w:val="007A5E79"/>
    <w:rsid w:val="007A6BC1"/>
    <w:rsid w:val="007A70A4"/>
    <w:rsid w:val="007A748D"/>
    <w:rsid w:val="007A791C"/>
    <w:rsid w:val="007A7BBC"/>
    <w:rsid w:val="007B0CA3"/>
    <w:rsid w:val="007B1CB1"/>
    <w:rsid w:val="007B3B3F"/>
    <w:rsid w:val="007B3D86"/>
    <w:rsid w:val="007B492D"/>
    <w:rsid w:val="007B5611"/>
    <w:rsid w:val="007B66E9"/>
    <w:rsid w:val="007B67A3"/>
    <w:rsid w:val="007B7D7A"/>
    <w:rsid w:val="007C0904"/>
    <w:rsid w:val="007C0A55"/>
    <w:rsid w:val="007C136E"/>
    <w:rsid w:val="007C2906"/>
    <w:rsid w:val="007C2D33"/>
    <w:rsid w:val="007C2F30"/>
    <w:rsid w:val="007C3309"/>
    <w:rsid w:val="007C3E2F"/>
    <w:rsid w:val="007C4693"/>
    <w:rsid w:val="007C7632"/>
    <w:rsid w:val="007D0343"/>
    <w:rsid w:val="007D0C89"/>
    <w:rsid w:val="007D1B52"/>
    <w:rsid w:val="007D5514"/>
    <w:rsid w:val="007D5516"/>
    <w:rsid w:val="007D5C72"/>
    <w:rsid w:val="007D77D1"/>
    <w:rsid w:val="007E4668"/>
    <w:rsid w:val="007E47F9"/>
    <w:rsid w:val="007E595A"/>
    <w:rsid w:val="007E7066"/>
    <w:rsid w:val="007E75A6"/>
    <w:rsid w:val="007F0AD7"/>
    <w:rsid w:val="007F1417"/>
    <w:rsid w:val="007F2C12"/>
    <w:rsid w:val="007F7360"/>
    <w:rsid w:val="00801F55"/>
    <w:rsid w:val="0080300F"/>
    <w:rsid w:val="0080458A"/>
    <w:rsid w:val="0080481F"/>
    <w:rsid w:val="00804BAF"/>
    <w:rsid w:val="00804CEF"/>
    <w:rsid w:val="00804DC1"/>
    <w:rsid w:val="0080628D"/>
    <w:rsid w:val="00810D2A"/>
    <w:rsid w:val="008113B9"/>
    <w:rsid w:val="008113C5"/>
    <w:rsid w:val="008117DD"/>
    <w:rsid w:val="008119E8"/>
    <w:rsid w:val="00811CF5"/>
    <w:rsid w:val="00811EB1"/>
    <w:rsid w:val="00812650"/>
    <w:rsid w:val="00812D86"/>
    <w:rsid w:val="00814663"/>
    <w:rsid w:val="008178BB"/>
    <w:rsid w:val="00817F6F"/>
    <w:rsid w:val="0082205A"/>
    <w:rsid w:val="00822149"/>
    <w:rsid w:val="00822817"/>
    <w:rsid w:val="00822E28"/>
    <w:rsid w:val="00823FE8"/>
    <w:rsid w:val="008241BF"/>
    <w:rsid w:val="00824C77"/>
    <w:rsid w:val="008257BA"/>
    <w:rsid w:val="00826682"/>
    <w:rsid w:val="008267A3"/>
    <w:rsid w:val="00827F04"/>
    <w:rsid w:val="008306EC"/>
    <w:rsid w:val="008314E0"/>
    <w:rsid w:val="00831F53"/>
    <w:rsid w:val="00832823"/>
    <w:rsid w:val="00832E47"/>
    <w:rsid w:val="008348E7"/>
    <w:rsid w:val="00835C15"/>
    <w:rsid w:val="00836A59"/>
    <w:rsid w:val="008429BE"/>
    <w:rsid w:val="00843740"/>
    <w:rsid w:val="00843A1D"/>
    <w:rsid w:val="00844230"/>
    <w:rsid w:val="00844846"/>
    <w:rsid w:val="0084557C"/>
    <w:rsid w:val="00845E06"/>
    <w:rsid w:val="008467FE"/>
    <w:rsid w:val="0084709A"/>
    <w:rsid w:val="00847695"/>
    <w:rsid w:val="008503AC"/>
    <w:rsid w:val="0085066D"/>
    <w:rsid w:val="00850738"/>
    <w:rsid w:val="00850883"/>
    <w:rsid w:val="008519D7"/>
    <w:rsid w:val="00851BA7"/>
    <w:rsid w:val="00852963"/>
    <w:rsid w:val="00855665"/>
    <w:rsid w:val="00855B2C"/>
    <w:rsid w:val="008575F8"/>
    <w:rsid w:val="00857E1F"/>
    <w:rsid w:val="0086011D"/>
    <w:rsid w:val="00860B9A"/>
    <w:rsid w:val="0086144A"/>
    <w:rsid w:val="00861F47"/>
    <w:rsid w:val="008620D2"/>
    <w:rsid w:val="008626E6"/>
    <w:rsid w:val="00862CBF"/>
    <w:rsid w:val="0086342D"/>
    <w:rsid w:val="00864772"/>
    <w:rsid w:val="00865852"/>
    <w:rsid w:val="00866A30"/>
    <w:rsid w:val="0086741A"/>
    <w:rsid w:val="008675A8"/>
    <w:rsid w:val="008678EB"/>
    <w:rsid w:val="00867971"/>
    <w:rsid w:val="00870068"/>
    <w:rsid w:val="008700FF"/>
    <w:rsid w:val="00870BB9"/>
    <w:rsid w:val="00871EF9"/>
    <w:rsid w:val="008729E4"/>
    <w:rsid w:val="00873B00"/>
    <w:rsid w:val="00875CC3"/>
    <w:rsid w:val="00880E2B"/>
    <w:rsid w:val="008816E0"/>
    <w:rsid w:val="00881913"/>
    <w:rsid w:val="0088280B"/>
    <w:rsid w:val="0088291F"/>
    <w:rsid w:val="008831AC"/>
    <w:rsid w:val="008831CB"/>
    <w:rsid w:val="00883998"/>
    <w:rsid w:val="00885646"/>
    <w:rsid w:val="00885698"/>
    <w:rsid w:val="00886C3E"/>
    <w:rsid w:val="00887855"/>
    <w:rsid w:val="00887EF6"/>
    <w:rsid w:val="00891278"/>
    <w:rsid w:val="00891AB1"/>
    <w:rsid w:val="00893974"/>
    <w:rsid w:val="00893CE3"/>
    <w:rsid w:val="00894C06"/>
    <w:rsid w:val="00895298"/>
    <w:rsid w:val="00895C08"/>
    <w:rsid w:val="00896D21"/>
    <w:rsid w:val="008A093D"/>
    <w:rsid w:val="008A11F2"/>
    <w:rsid w:val="008A209E"/>
    <w:rsid w:val="008A2305"/>
    <w:rsid w:val="008A432A"/>
    <w:rsid w:val="008A51FF"/>
    <w:rsid w:val="008A5848"/>
    <w:rsid w:val="008A5BCF"/>
    <w:rsid w:val="008A6925"/>
    <w:rsid w:val="008A6BAE"/>
    <w:rsid w:val="008B0445"/>
    <w:rsid w:val="008B120B"/>
    <w:rsid w:val="008B1263"/>
    <w:rsid w:val="008B1DE3"/>
    <w:rsid w:val="008B284A"/>
    <w:rsid w:val="008B2DCC"/>
    <w:rsid w:val="008B32CD"/>
    <w:rsid w:val="008B3AEE"/>
    <w:rsid w:val="008B560E"/>
    <w:rsid w:val="008B608E"/>
    <w:rsid w:val="008B67ED"/>
    <w:rsid w:val="008B7D88"/>
    <w:rsid w:val="008C01CE"/>
    <w:rsid w:val="008C1769"/>
    <w:rsid w:val="008C279A"/>
    <w:rsid w:val="008C2964"/>
    <w:rsid w:val="008C3542"/>
    <w:rsid w:val="008C5C9D"/>
    <w:rsid w:val="008C63E9"/>
    <w:rsid w:val="008C7AB2"/>
    <w:rsid w:val="008D0834"/>
    <w:rsid w:val="008D0F93"/>
    <w:rsid w:val="008D1004"/>
    <w:rsid w:val="008D13C3"/>
    <w:rsid w:val="008D142D"/>
    <w:rsid w:val="008D1493"/>
    <w:rsid w:val="008D1AB6"/>
    <w:rsid w:val="008D2470"/>
    <w:rsid w:val="008D24CE"/>
    <w:rsid w:val="008D31D8"/>
    <w:rsid w:val="008D34DC"/>
    <w:rsid w:val="008D486A"/>
    <w:rsid w:val="008D5AF7"/>
    <w:rsid w:val="008D6555"/>
    <w:rsid w:val="008E04C3"/>
    <w:rsid w:val="008E06DA"/>
    <w:rsid w:val="008E2121"/>
    <w:rsid w:val="008E49CD"/>
    <w:rsid w:val="008E4C3B"/>
    <w:rsid w:val="008E78B4"/>
    <w:rsid w:val="008E7CF5"/>
    <w:rsid w:val="008F2F81"/>
    <w:rsid w:val="008F78B7"/>
    <w:rsid w:val="00900B0C"/>
    <w:rsid w:val="0090152C"/>
    <w:rsid w:val="00901B93"/>
    <w:rsid w:val="009021CD"/>
    <w:rsid w:val="00902865"/>
    <w:rsid w:val="0090491A"/>
    <w:rsid w:val="00904A03"/>
    <w:rsid w:val="00904AC4"/>
    <w:rsid w:val="00904E5B"/>
    <w:rsid w:val="0090544F"/>
    <w:rsid w:val="009059E2"/>
    <w:rsid w:val="0090664D"/>
    <w:rsid w:val="00907242"/>
    <w:rsid w:val="0090794E"/>
    <w:rsid w:val="00910A62"/>
    <w:rsid w:val="00910CAB"/>
    <w:rsid w:val="00911AC4"/>
    <w:rsid w:val="00911DC7"/>
    <w:rsid w:val="009125E7"/>
    <w:rsid w:val="00912D8D"/>
    <w:rsid w:val="00917D55"/>
    <w:rsid w:val="00917D72"/>
    <w:rsid w:val="009203F7"/>
    <w:rsid w:val="00923440"/>
    <w:rsid w:val="009260F8"/>
    <w:rsid w:val="009261DC"/>
    <w:rsid w:val="00927249"/>
    <w:rsid w:val="00927DB7"/>
    <w:rsid w:val="00933479"/>
    <w:rsid w:val="00933580"/>
    <w:rsid w:val="00934163"/>
    <w:rsid w:val="00934726"/>
    <w:rsid w:val="00934D7D"/>
    <w:rsid w:val="009351F6"/>
    <w:rsid w:val="0093551E"/>
    <w:rsid w:val="009358AE"/>
    <w:rsid w:val="00936232"/>
    <w:rsid w:val="00943CFC"/>
    <w:rsid w:val="00944838"/>
    <w:rsid w:val="00944BA2"/>
    <w:rsid w:val="00945455"/>
    <w:rsid w:val="00945FA4"/>
    <w:rsid w:val="00946D04"/>
    <w:rsid w:val="00947791"/>
    <w:rsid w:val="009526BC"/>
    <w:rsid w:val="00952728"/>
    <w:rsid w:val="009543A4"/>
    <w:rsid w:val="00957248"/>
    <w:rsid w:val="0095757C"/>
    <w:rsid w:val="009610CA"/>
    <w:rsid w:val="00962CA2"/>
    <w:rsid w:val="00970206"/>
    <w:rsid w:val="00971CAF"/>
    <w:rsid w:val="0097261F"/>
    <w:rsid w:val="0097299C"/>
    <w:rsid w:val="009733C7"/>
    <w:rsid w:val="00973618"/>
    <w:rsid w:val="009738C4"/>
    <w:rsid w:val="00973E5E"/>
    <w:rsid w:val="0097501A"/>
    <w:rsid w:val="00976A5E"/>
    <w:rsid w:val="00976B56"/>
    <w:rsid w:val="00977360"/>
    <w:rsid w:val="00977A30"/>
    <w:rsid w:val="00977F2D"/>
    <w:rsid w:val="00980881"/>
    <w:rsid w:val="00984BD5"/>
    <w:rsid w:val="00985DDF"/>
    <w:rsid w:val="0098617A"/>
    <w:rsid w:val="00986A19"/>
    <w:rsid w:val="00986A9A"/>
    <w:rsid w:val="00991310"/>
    <w:rsid w:val="009920E4"/>
    <w:rsid w:val="009921E7"/>
    <w:rsid w:val="0099398F"/>
    <w:rsid w:val="009A025E"/>
    <w:rsid w:val="009A02C0"/>
    <w:rsid w:val="009A0933"/>
    <w:rsid w:val="009A13F8"/>
    <w:rsid w:val="009A1FA2"/>
    <w:rsid w:val="009A20A6"/>
    <w:rsid w:val="009A2D51"/>
    <w:rsid w:val="009A3255"/>
    <w:rsid w:val="009A5E7B"/>
    <w:rsid w:val="009A7B4A"/>
    <w:rsid w:val="009B10EA"/>
    <w:rsid w:val="009B1328"/>
    <w:rsid w:val="009B1518"/>
    <w:rsid w:val="009B2B8C"/>
    <w:rsid w:val="009B3A45"/>
    <w:rsid w:val="009B3A63"/>
    <w:rsid w:val="009B3DFF"/>
    <w:rsid w:val="009B40B6"/>
    <w:rsid w:val="009B440C"/>
    <w:rsid w:val="009B519F"/>
    <w:rsid w:val="009B7F7E"/>
    <w:rsid w:val="009C0BF8"/>
    <w:rsid w:val="009C0ED7"/>
    <w:rsid w:val="009C1B59"/>
    <w:rsid w:val="009C2239"/>
    <w:rsid w:val="009C2D5E"/>
    <w:rsid w:val="009C3C56"/>
    <w:rsid w:val="009C4D04"/>
    <w:rsid w:val="009C4FB1"/>
    <w:rsid w:val="009C5C35"/>
    <w:rsid w:val="009C7149"/>
    <w:rsid w:val="009C7254"/>
    <w:rsid w:val="009C72AB"/>
    <w:rsid w:val="009D0A0D"/>
    <w:rsid w:val="009D0ABD"/>
    <w:rsid w:val="009D0E26"/>
    <w:rsid w:val="009D24E2"/>
    <w:rsid w:val="009D3E90"/>
    <w:rsid w:val="009D41FD"/>
    <w:rsid w:val="009D7008"/>
    <w:rsid w:val="009E01A2"/>
    <w:rsid w:val="009E0433"/>
    <w:rsid w:val="009E064F"/>
    <w:rsid w:val="009E126F"/>
    <w:rsid w:val="009E2ED9"/>
    <w:rsid w:val="009E4196"/>
    <w:rsid w:val="009E4298"/>
    <w:rsid w:val="009E5BCE"/>
    <w:rsid w:val="009E620E"/>
    <w:rsid w:val="009E6BD0"/>
    <w:rsid w:val="009E6D0B"/>
    <w:rsid w:val="009E77AC"/>
    <w:rsid w:val="009E7A0C"/>
    <w:rsid w:val="009E7DC8"/>
    <w:rsid w:val="009F021C"/>
    <w:rsid w:val="009F03CA"/>
    <w:rsid w:val="009F13C8"/>
    <w:rsid w:val="009F1495"/>
    <w:rsid w:val="009F1BAC"/>
    <w:rsid w:val="009F1C63"/>
    <w:rsid w:val="009F29AD"/>
    <w:rsid w:val="009F3162"/>
    <w:rsid w:val="009F4FB2"/>
    <w:rsid w:val="009F6056"/>
    <w:rsid w:val="009F6415"/>
    <w:rsid w:val="009F69A8"/>
    <w:rsid w:val="009F789A"/>
    <w:rsid w:val="009F7D9E"/>
    <w:rsid w:val="00A00859"/>
    <w:rsid w:val="00A00957"/>
    <w:rsid w:val="00A00968"/>
    <w:rsid w:val="00A01509"/>
    <w:rsid w:val="00A01899"/>
    <w:rsid w:val="00A01D77"/>
    <w:rsid w:val="00A031D2"/>
    <w:rsid w:val="00A03215"/>
    <w:rsid w:val="00A049EE"/>
    <w:rsid w:val="00A05C58"/>
    <w:rsid w:val="00A0633C"/>
    <w:rsid w:val="00A07505"/>
    <w:rsid w:val="00A10040"/>
    <w:rsid w:val="00A11A57"/>
    <w:rsid w:val="00A1211D"/>
    <w:rsid w:val="00A1276C"/>
    <w:rsid w:val="00A12C7A"/>
    <w:rsid w:val="00A1597B"/>
    <w:rsid w:val="00A167C6"/>
    <w:rsid w:val="00A16919"/>
    <w:rsid w:val="00A16F27"/>
    <w:rsid w:val="00A17045"/>
    <w:rsid w:val="00A17B48"/>
    <w:rsid w:val="00A211AE"/>
    <w:rsid w:val="00A2442D"/>
    <w:rsid w:val="00A24862"/>
    <w:rsid w:val="00A26D2A"/>
    <w:rsid w:val="00A270AC"/>
    <w:rsid w:val="00A27812"/>
    <w:rsid w:val="00A30871"/>
    <w:rsid w:val="00A33DEA"/>
    <w:rsid w:val="00A34E50"/>
    <w:rsid w:val="00A35369"/>
    <w:rsid w:val="00A35A7B"/>
    <w:rsid w:val="00A379D8"/>
    <w:rsid w:val="00A40DB6"/>
    <w:rsid w:val="00A414AC"/>
    <w:rsid w:val="00A4364D"/>
    <w:rsid w:val="00A43E2B"/>
    <w:rsid w:val="00A44789"/>
    <w:rsid w:val="00A45A1B"/>
    <w:rsid w:val="00A51953"/>
    <w:rsid w:val="00A53309"/>
    <w:rsid w:val="00A53C0E"/>
    <w:rsid w:val="00A53E0B"/>
    <w:rsid w:val="00A558A2"/>
    <w:rsid w:val="00A55EB3"/>
    <w:rsid w:val="00A560E1"/>
    <w:rsid w:val="00A57BC9"/>
    <w:rsid w:val="00A60B17"/>
    <w:rsid w:val="00A61C95"/>
    <w:rsid w:val="00A638B1"/>
    <w:rsid w:val="00A63A27"/>
    <w:rsid w:val="00A63D73"/>
    <w:rsid w:val="00A64AC7"/>
    <w:rsid w:val="00A65363"/>
    <w:rsid w:val="00A6600D"/>
    <w:rsid w:val="00A662CB"/>
    <w:rsid w:val="00A66812"/>
    <w:rsid w:val="00A6693B"/>
    <w:rsid w:val="00A66F45"/>
    <w:rsid w:val="00A67167"/>
    <w:rsid w:val="00A70E14"/>
    <w:rsid w:val="00A731A2"/>
    <w:rsid w:val="00A73940"/>
    <w:rsid w:val="00A758A2"/>
    <w:rsid w:val="00A76734"/>
    <w:rsid w:val="00A8221F"/>
    <w:rsid w:val="00A83202"/>
    <w:rsid w:val="00A8360A"/>
    <w:rsid w:val="00A83B79"/>
    <w:rsid w:val="00A8458D"/>
    <w:rsid w:val="00A84984"/>
    <w:rsid w:val="00A84F09"/>
    <w:rsid w:val="00A87B9E"/>
    <w:rsid w:val="00A87CBE"/>
    <w:rsid w:val="00A90144"/>
    <w:rsid w:val="00A90633"/>
    <w:rsid w:val="00A91361"/>
    <w:rsid w:val="00A919B1"/>
    <w:rsid w:val="00A91E06"/>
    <w:rsid w:val="00A929DA"/>
    <w:rsid w:val="00A94C5D"/>
    <w:rsid w:val="00A95503"/>
    <w:rsid w:val="00A95C1C"/>
    <w:rsid w:val="00A95D17"/>
    <w:rsid w:val="00A964E4"/>
    <w:rsid w:val="00AA0352"/>
    <w:rsid w:val="00AA048F"/>
    <w:rsid w:val="00AA0AA3"/>
    <w:rsid w:val="00AA128C"/>
    <w:rsid w:val="00AA13E8"/>
    <w:rsid w:val="00AA19A4"/>
    <w:rsid w:val="00AA3E1A"/>
    <w:rsid w:val="00AA429D"/>
    <w:rsid w:val="00AA5C6B"/>
    <w:rsid w:val="00AA5CA5"/>
    <w:rsid w:val="00AA607F"/>
    <w:rsid w:val="00AA62E1"/>
    <w:rsid w:val="00AA6CF6"/>
    <w:rsid w:val="00AA730F"/>
    <w:rsid w:val="00AA7522"/>
    <w:rsid w:val="00AA79F0"/>
    <w:rsid w:val="00AA7E36"/>
    <w:rsid w:val="00AB066B"/>
    <w:rsid w:val="00AB0A5D"/>
    <w:rsid w:val="00AB2E18"/>
    <w:rsid w:val="00AB2F65"/>
    <w:rsid w:val="00AB33CA"/>
    <w:rsid w:val="00AB34DB"/>
    <w:rsid w:val="00AB4BFE"/>
    <w:rsid w:val="00AB56F6"/>
    <w:rsid w:val="00AB58A2"/>
    <w:rsid w:val="00AB6F07"/>
    <w:rsid w:val="00AB7D9B"/>
    <w:rsid w:val="00AB7DD6"/>
    <w:rsid w:val="00AB7EAF"/>
    <w:rsid w:val="00AC02AF"/>
    <w:rsid w:val="00AC0429"/>
    <w:rsid w:val="00AC2082"/>
    <w:rsid w:val="00AC2AC3"/>
    <w:rsid w:val="00AC2C5B"/>
    <w:rsid w:val="00AC350A"/>
    <w:rsid w:val="00AC3B6A"/>
    <w:rsid w:val="00AC43FE"/>
    <w:rsid w:val="00AC7E9E"/>
    <w:rsid w:val="00AD0CC4"/>
    <w:rsid w:val="00AD3A28"/>
    <w:rsid w:val="00AD6727"/>
    <w:rsid w:val="00AD7235"/>
    <w:rsid w:val="00AD7E42"/>
    <w:rsid w:val="00AE0DBF"/>
    <w:rsid w:val="00AE3052"/>
    <w:rsid w:val="00AE3CC6"/>
    <w:rsid w:val="00AE46E9"/>
    <w:rsid w:val="00AE50D2"/>
    <w:rsid w:val="00AE568F"/>
    <w:rsid w:val="00AE633F"/>
    <w:rsid w:val="00AE6397"/>
    <w:rsid w:val="00AF0C2B"/>
    <w:rsid w:val="00AF1050"/>
    <w:rsid w:val="00AF2C9D"/>
    <w:rsid w:val="00AF38AF"/>
    <w:rsid w:val="00AF6164"/>
    <w:rsid w:val="00AF70C3"/>
    <w:rsid w:val="00B0017A"/>
    <w:rsid w:val="00B01D9D"/>
    <w:rsid w:val="00B02BE4"/>
    <w:rsid w:val="00B049AA"/>
    <w:rsid w:val="00B05E52"/>
    <w:rsid w:val="00B05EA1"/>
    <w:rsid w:val="00B0677A"/>
    <w:rsid w:val="00B07699"/>
    <w:rsid w:val="00B07766"/>
    <w:rsid w:val="00B07F54"/>
    <w:rsid w:val="00B10608"/>
    <w:rsid w:val="00B107DA"/>
    <w:rsid w:val="00B109A4"/>
    <w:rsid w:val="00B11235"/>
    <w:rsid w:val="00B139D8"/>
    <w:rsid w:val="00B140E9"/>
    <w:rsid w:val="00B144C8"/>
    <w:rsid w:val="00B148D0"/>
    <w:rsid w:val="00B16439"/>
    <w:rsid w:val="00B166BB"/>
    <w:rsid w:val="00B2044C"/>
    <w:rsid w:val="00B209EE"/>
    <w:rsid w:val="00B2322F"/>
    <w:rsid w:val="00B23326"/>
    <w:rsid w:val="00B233FB"/>
    <w:rsid w:val="00B24B44"/>
    <w:rsid w:val="00B25800"/>
    <w:rsid w:val="00B25AF1"/>
    <w:rsid w:val="00B27173"/>
    <w:rsid w:val="00B27578"/>
    <w:rsid w:val="00B27837"/>
    <w:rsid w:val="00B3055E"/>
    <w:rsid w:val="00B306F0"/>
    <w:rsid w:val="00B30925"/>
    <w:rsid w:val="00B31871"/>
    <w:rsid w:val="00B31D1F"/>
    <w:rsid w:val="00B320F8"/>
    <w:rsid w:val="00B33371"/>
    <w:rsid w:val="00B342F7"/>
    <w:rsid w:val="00B3493F"/>
    <w:rsid w:val="00B34DBD"/>
    <w:rsid w:val="00B358B7"/>
    <w:rsid w:val="00B35DC5"/>
    <w:rsid w:val="00B36492"/>
    <w:rsid w:val="00B3650F"/>
    <w:rsid w:val="00B36563"/>
    <w:rsid w:val="00B3699D"/>
    <w:rsid w:val="00B36DA3"/>
    <w:rsid w:val="00B40481"/>
    <w:rsid w:val="00B40D7F"/>
    <w:rsid w:val="00B40F19"/>
    <w:rsid w:val="00B41379"/>
    <w:rsid w:val="00B4162C"/>
    <w:rsid w:val="00B420FF"/>
    <w:rsid w:val="00B42339"/>
    <w:rsid w:val="00B43C2F"/>
    <w:rsid w:val="00B43C32"/>
    <w:rsid w:val="00B45D02"/>
    <w:rsid w:val="00B46513"/>
    <w:rsid w:val="00B46CBD"/>
    <w:rsid w:val="00B47B29"/>
    <w:rsid w:val="00B50FAD"/>
    <w:rsid w:val="00B516D2"/>
    <w:rsid w:val="00B51B67"/>
    <w:rsid w:val="00B52307"/>
    <w:rsid w:val="00B52BC5"/>
    <w:rsid w:val="00B54388"/>
    <w:rsid w:val="00B546D4"/>
    <w:rsid w:val="00B55FAF"/>
    <w:rsid w:val="00B560DA"/>
    <w:rsid w:val="00B57936"/>
    <w:rsid w:val="00B5795B"/>
    <w:rsid w:val="00B57D88"/>
    <w:rsid w:val="00B60A9D"/>
    <w:rsid w:val="00B60C31"/>
    <w:rsid w:val="00B60E18"/>
    <w:rsid w:val="00B61063"/>
    <w:rsid w:val="00B632EF"/>
    <w:rsid w:val="00B6357E"/>
    <w:rsid w:val="00B640AB"/>
    <w:rsid w:val="00B67296"/>
    <w:rsid w:val="00B7217E"/>
    <w:rsid w:val="00B72C83"/>
    <w:rsid w:val="00B73F18"/>
    <w:rsid w:val="00B73FCD"/>
    <w:rsid w:val="00B75202"/>
    <w:rsid w:val="00B75553"/>
    <w:rsid w:val="00B76DCB"/>
    <w:rsid w:val="00B80E75"/>
    <w:rsid w:val="00B81DF8"/>
    <w:rsid w:val="00B81E46"/>
    <w:rsid w:val="00B8208B"/>
    <w:rsid w:val="00B8292E"/>
    <w:rsid w:val="00B843FC"/>
    <w:rsid w:val="00B84674"/>
    <w:rsid w:val="00B8492B"/>
    <w:rsid w:val="00B862A0"/>
    <w:rsid w:val="00B86B63"/>
    <w:rsid w:val="00B8707E"/>
    <w:rsid w:val="00B91583"/>
    <w:rsid w:val="00B916C4"/>
    <w:rsid w:val="00B91946"/>
    <w:rsid w:val="00B91BDA"/>
    <w:rsid w:val="00B9394E"/>
    <w:rsid w:val="00B95806"/>
    <w:rsid w:val="00BA06EE"/>
    <w:rsid w:val="00BA0899"/>
    <w:rsid w:val="00BA1757"/>
    <w:rsid w:val="00BA1AE0"/>
    <w:rsid w:val="00BA2EF3"/>
    <w:rsid w:val="00BA39A9"/>
    <w:rsid w:val="00BA500F"/>
    <w:rsid w:val="00BA615F"/>
    <w:rsid w:val="00BA70AE"/>
    <w:rsid w:val="00BA740D"/>
    <w:rsid w:val="00BA7A45"/>
    <w:rsid w:val="00BB078C"/>
    <w:rsid w:val="00BB1A03"/>
    <w:rsid w:val="00BB2DC2"/>
    <w:rsid w:val="00BB2EE3"/>
    <w:rsid w:val="00BB4F44"/>
    <w:rsid w:val="00BC050A"/>
    <w:rsid w:val="00BC0FEE"/>
    <w:rsid w:val="00BC17E7"/>
    <w:rsid w:val="00BC1988"/>
    <w:rsid w:val="00BC232E"/>
    <w:rsid w:val="00BC2A31"/>
    <w:rsid w:val="00BC39EF"/>
    <w:rsid w:val="00BC5D30"/>
    <w:rsid w:val="00BC7F10"/>
    <w:rsid w:val="00BD015B"/>
    <w:rsid w:val="00BD0CFB"/>
    <w:rsid w:val="00BD0FB1"/>
    <w:rsid w:val="00BD2036"/>
    <w:rsid w:val="00BD2AF3"/>
    <w:rsid w:val="00BD2B98"/>
    <w:rsid w:val="00BD2CD9"/>
    <w:rsid w:val="00BD328E"/>
    <w:rsid w:val="00BD4ABE"/>
    <w:rsid w:val="00BD4CC2"/>
    <w:rsid w:val="00BD5827"/>
    <w:rsid w:val="00BD58EA"/>
    <w:rsid w:val="00BD5BFC"/>
    <w:rsid w:val="00BD7D7F"/>
    <w:rsid w:val="00BE10CD"/>
    <w:rsid w:val="00BE2115"/>
    <w:rsid w:val="00BE3B26"/>
    <w:rsid w:val="00BE435D"/>
    <w:rsid w:val="00BE7AF7"/>
    <w:rsid w:val="00BF0C72"/>
    <w:rsid w:val="00BF1D6A"/>
    <w:rsid w:val="00BF340E"/>
    <w:rsid w:val="00BF3ACA"/>
    <w:rsid w:val="00BF4B22"/>
    <w:rsid w:val="00BF7767"/>
    <w:rsid w:val="00C01388"/>
    <w:rsid w:val="00C01E69"/>
    <w:rsid w:val="00C0228D"/>
    <w:rsid w:val="00C02D1C"/>
    <w:rsid w:val="00C03E80"/>
    <w:rsid w:val="00C050A1"/>
    <w:rsid w:val="00C06689"/>
    <w:rsid w:val="00C06868"/>
    <w:rsid w:val="00C06DF3"/>
    <w:rsid w:val="00C07DA1"/>
    <w:rsid w:val="00C109CA"/>
    <w:rsid w:val="00C112F6"/>
    <w:rsid w:val="00C12A52"/>
    <w:rsid w:val="00C12BFF"/>
    <w:rsid w:val="00C140C7"/>
    <w:rsid w:val="00C14725"/>
    <w:rsid w:val="00C1534A"/>
    <w:rsid w:val="00C166E6"/>
    <w:rsid w:val="00C16F30"/>
    <w:rsid w:val="00C201F1"/>
    <w:rsid w:val="00C20DE7"/>
    <w:rsid w:val="00C212C5"/>
    <w:rsid w:val="00C21F39"/>
    <w:rsid w:val="00C21FBA"/>
    <w:rsid w:val="00C242C5"/>
    <w:rsid w:val="00C25876"/>
    <w:rsid w:val="00C2757A"/>
    <w:rsid w:val="00C278EF"/>
    <w:rsid w:val="00C30B47"/>
    <w:rsid w:val="00C324EC"/>
    <w:rsid w:val="00C32DD7"/>
    <w:rsid w:val="00C3408F"/>
    <w:rsid w:val="00C346C1"/>
    <w:rsid w:val="00C34C4B"/>
    <w:rsid w:val="00C35224"/>
    <w:rsid w:val="00C36248"/>
    <w:rsid w:val="00C3663E"/>
    <w:rsid w:val="00C366F2"/>
    <w:rsid w:val="00C37ED3"/>
    <w:rsid w:val="00C4003E"/>
    <w:rsid w:val="00C40A1C"/>
    <w:rsid w:val="00C40EBB"/>
    <w:rsid w:val="00C413C9"/>
    <w:rsid w:val="00C415D8"/>
    <w:rsid w:val="00C419E8"/>
    <w:rsid w:val="00C44099"/>
    <w:rsid w:val="00C44916"/>
    <w:rsid w:val="00C471A5"/>
    <w:rsid w:val="00C50965"/>
    <w:rsid w:val="00C51DB4"/>
    <w:rsid w:val="00C532F2"/>
    <w:rsid w:val="00C6115D"/>
    <w:rsid w:val="00C64840"/>
    <w:rsid w:val="00C7064A"/>
    <w:rsid w:val="00C75D45"/>
    <w:rsid w:val="00C76A11"/>
    <w:rsid w:val="00C80767"/>
    <w:rsid w:val="00C84055"/>
    <w:rsid w:val="00C845F5"/>
    <w:rsid w:val="00C848DA"/>
    <w:rsid w:val="00C86D81"/>
    <w:rsid w:val="00C90692"/>
    <w:rsid w:val="00C90E1A"/>
    <w:rsid w:val="00C92651"/>
    <w:rsid w:val="00C927C6"/>
    <w:rsid w:val="00C93615"/>
    <w:rsid w:val="00C94518"/>
    <w:rsid w:val="00C94CA1"/>
    <w:rsid w:val="00C9520E"/>
    <w:rsid w:val="00C95E61"/>
    <w:rsid w:val="00C96E2B"/>
    <w:rsid w:val="00CA0D34"/>
    <w:rsid w:val="00CA1AB8"/>
    <w:rsid w:val="00CA1B8D"/>
    <w:rsid w:val="00CA1B94"/>
    <w:rsid w:val="00CA2B28"/>
    <w:rsid w:val="00CA421B"/>
    <w:rsid w:val="00CA798B"/>
    <w:rsid w:val="00CB0038"/>
    <w:rsid w:val="00CB043A"/>
    <w:rsid w:val="00CB1443"/>
    <w:rsid w:val="00CB23AA"/>
    <w:rsid w:val="00CB4EDA"/>
    <w:rsid w:val="00CB6613"/>
    <w:rsid w:val="00CB7A62"/>
    <w:rsid w:val="00CB7AAD"/>
    <w:rsid w:val="00CC068D"/>
    <w:rsid w:val="00CC1663"/>
    <w:rsid w:val="00CC34C4"/>
    <w:rsid w:val="00CC3CAD"/>
    <w:rsid w:val="00CC4DBF"/>
    <w:rsid w:val="00CC5299"/>
    <w:rsid w:val="00CC5707"/>
    <w:rsid w:val="00CC5762"/>
    <w:rsid w:val="00CC6044"/>
    <w:rsid w:val="00CC6422"/>
    <w:rsid w:val="00CC64B0"/>
    <w:rsid w:val="00CC7573"/>
    <w:rsid w:val="00CC781C"/>
    <w:rsid w:val="00CC7891"/>
    <w:rsid w:val="00CD1F91"/>
    <w:rsid w:val="00CD7195"/>
    <w:rsid w:val="00CD73AF"/>
    <w:rsid w:val="00CD7D8F"/>
    <w:rsid w:val="00CE02BA"/>
    <w:rsid w:val="00CE21EE"/>
    <w:rsid w:val="00CE23F5"/>
    <w:rsid w:val="00CE4261"/>
    <w:rsid w:val="00CE4EA6"/>
    <w:rsid w:val="00CE50E7"/>
    <w:rsid w:val="00CE563F"/>
    <w:rsid w:val="00CE6C79"/>
    <w:rsid w:val="00CF15EE"/>
    <w:rsid w:val="00CF4D00"/>
    <w:rsid w:val="00CF526B"/>
    <w:rsid w:val="00CF59A9"/>
    <w:rsid w:val="00CF59F1"/>
    <w:rsid w:val="00D006FC"/>
    <w:rsid w:val="00D01FBF"/>
    <w:rsid w:val="00D02CA3"/>
    <w:rsid w:val="00D047F5"/>
    <w:rsid w:val="00D06188"/>
    <w:rsid w:val="00D06F20"/>
    <w:rsid w:val="00D114AF"/>
    <w:rsid w:val="00D11C30"/>
    <w:rsid w:val="00D12097"/>
    <w:rsid w:val="00D14413"/>
    <w:rsid w:val="00D14F39"/>
    <w:rsid w:val="00D153F4"/>
    <w:rsid w:val="00D15D0E"/>
    <w:rsid w:val="00D176C3"/>
    <w:rsid w:val="00D1779C"/>
    <w:rsid w:val="00D179D9"/>
    <w:rsid w:val="00D17B36"/>
    <w:rsid w:val="00D2001D"/>
    <w:rsid w:val="00D2127A"/>
    <w:rsid w:val="00D21D4A"/>
    <w:rsid w:val="00D21FE3"/>
    <w:rsid w:val="00D22B35"/>
    <w:rsid w:val="00D237C0"/>
    <w:rsid w:val="00D243B2"/>
    <w:rsid w:val="00D24BAF"/>
    <w:rsid w:val="00D25527"/>
    <w:rsid w:val="00D26A07"/>
    <w:rsid w:val="00D31F67"/>
    <w:rsid w:val="00D32144"/>
    <w:rsid w:val="00D3270E"/>
    <w:rsid w:val="00D331EC"/>
    <w:rsid w:val="00D3486B"/>
    <w:rsid w:val="00D34C96"/>
    <w:rsid w:val="00D352A5"/>
    <w:rsid w:val="00D36786"/>
    <w:rsid w:val="00D37A27"/>
    <w:rsid w:val="00D40A82"/>
    <w:rsid w:val="00D4146F"/>
    <w:rsid w:val="00D418C9"/>
    <w:rsid w:val="00D42D03"/>
    <w:rsid w:val="00D43081"/>
    <w:rsid w:val="00D45F60"/>
    <w:rsid w:val="00D47428"/>
    <w:rsid w:val="00D476B8"/>
    <w:rsid w:val="00D47A30"/>
    <w:rsid w:val="00D47B0A"/>
    <w:rsid w:val="00D5023B"/>
    <w:rsid w:val="00D51C4C"/>
    <w:rsid w:val="00D54B9A"/>
    <w:rsid w:val="00D554DC"/>
    <w:rsid w:val="00D56D28"/>
    <w:rsid w:val="00D57223"/>
    <w:rsid w:val="00D579AE"/>
    <w:rsid w:val="00D62606"/>
    <w:rsid w:val="00D643A6"/>
    <w:rsid w:val="00D64C36"/>
    <w:rsid w:val="00D65578"/>
    <w:rsid w:val="00D659F2"/>
    <w:rsid w:val="00D65C30"/>
    <w:rsid w:val="00D65C97"/>
    <w:rsid w:val="00D66E07"/>
    <w:rsid w:val="00D66FF0"/>
    <w:rsid w:val="00D7103A"/>
    <w:rsid w:val="00D73E67"/>
    <w:rsid w:val="00D74D45"/>
    <w:rsid w:val="00D756BE"/>
    <w:rsid w:val="00D76083"/>
    <w:rsid w:val="00D76874"/>
    <w:rsid w:val="00D76FFB"/>
    <w:rsid w:val="00D77758"/>
    <w:rsid w:val="00D802BE"/>
    <w:rsid w:val="00D805DD"/>
    <w:rsid w:val="00D80C2E"/>
    <w:rsid w:val="00D84A40"/>
    <w:rsid w:val="00D85A9E"/>
    <w:rsid w:val="00D85DB2"/>
    <w:rsid w:val="00D8639E"/>
    <w:rsid w:val="00D87886"/>
    <w:rsid w:val="00D87CAA"/>
    <w:rsid w:val="00D92364"/>
    <w:rsid w:val="00D93841"/>
    <w:rsid w:val="00D93C1F"/>
    <w:rsid w:val="00D96E9F"/>
    <w:rsid w:val="00D974B9"/>
    <w:rsid w:val="00D97807"/>
    <w:rsid w:val="00DA1090"/>
    <w:rsid w:val="00DA1153"/>
    <w:rsid w:val="00DA19E7"/>
    <w:rsid w:val="00DA2415"/>
    <w:rsid w:val="00DA2B65"/>
    <w:rsid w:val="00DA3123"/>
    <w:rsid w:val="00DA35B7"/>
    <w:rsid w:val="00DA3AA1"/>
    <w:rsid w:val="00DA5879"/>
    <w:rsid w:val="00DA6A0F"/>
    <w:rsid w:val="00DB0447"/>
    <w:rsid w:val="00DB080A"/>
    <w:rsid w:val="00DB3092"/>
    <w:rsid w:val="00DB4560"/>
    <w:rsid w:val="00DB4DCE"/>
    <w:rsid w:val="00DB4E55"/>
    <w:rsid w:val="00DB4FD6"/>
    <w:rsid w:val="00DB5DED"/>
    <w:rsid w:val="00DB717C"/>
    <w:rsid w:val="00DC03C7"/>
    <w:rsid w:val="00DC0AC9"/>
    <w:rsid w:val="00DC207C"/>
    <w:rsid w:val="00DC306A"/>
    <w:rsid w:val="00DC3264"/>
    <w:rsid w:val="00DC378E"/>
    <w:rsid w:val="00DC4A48"/>
    <w:rsid w:val="00DC520E"/>
    <w:rsid w:val="00DD054A"/>
    <w:rsid w:val="00DD0BEA"/>
    <w:rsid w:val="00DD0F52"/>
    <w:rsid w:val="00DD1214"/>
    <w:rsid w:val="00DD190A"/>
    <w:rsid w:val="00DD1B66"/>
    <w:rsid w:val="00DD1D8F"/>
    <w:rsid w:val="00DD5237"/>
    <w:rsid w:val="00DD629F"/>
    <w:rsid w:val="00DE05A5"/>
    <w:rsid w:val="00DE1114"/>
    <w:rsid w:val="00DE2822"/>
    <w:rsid w:val="00DE2C6E"/>
    <w:rsid w:val="00DE3607"/>
    <w:rsid w:val="00DE4A58"/>
    <w:rsid w:val="00DE587A"/>
    <w:rsid w:val="00DE630F"/>
    <w:rsid w:val="00DE66DD"/>
    <w:rsid w:val="00DF0267"/>
    <w:rsid w:val="00E017F5"/>
    <w:rsid w:val="00E01847"/>
    <w:rsid w:val="00E02388"/>
    <w:rsid w:val="00E0330D"/>
    <w:rsid w:val="00E0373C"/>
    <w:rsid w:val="00E04644"/>
    <w:rsid w:val="00E064D7"/>
    <w:rsid w:val="00E06581"/>
    <w:rsid w:val="00E06832"/>
    <w:rsid w:val="00E116C6"/>
    <w:rsid w:val="00E11B98"/>
    <w:rsid w:val="00E127DF"/>
    <w:rsid w:val="00E13DEB"/>
    <w:rsid w:val="00E16FF3"/>
    <w:rsid w:val="00E20841"/>
    <w:rsid w:val="00E2095F"/>
    <w:rsid w:val="00E20ADC"/>
    <w:rsid w:val="00E21700"/>
    <w:rsid w:val="00E21989"/>
    <w:rsid w:val="00E22191"/>
    <w:rsid w:val="00E25B3A"/>
    <w:rsid w:val="00E26EDE"/>
    <w:rsid w:val="00E27297"/>
    <w:rsid w:val="00E27A6D"/>
    <w:rsid w:val="00E301E1"/>
    <w:rsid w:val="00E30661"/>
    <w:rsid w:val="00E311EB"/>
    <w:rsid w:val="00E3130C"/>
    <w:rsid w:val="00E34380"/>
    <w:rsid w:val="00E346FD"/>
    <w:rsid w:val="00E356BB"/>
    <w:rsid w:val="00E401D7"/>
    <w:rsid w:val="00E40C3C"/>
    <w:rsid w:val="00E40EE0"/>
    <w:rsid w:val="00E41B72"/>
    <w:rsid w:val="00E41F2B"/>
    <w:rsid w:val="00E44638"/>
    <w:rsid w:val="00E44FD5"/>
    <w:rsid w:val="00E452BA"/>
    <w:rsid w:val="00E45A4D"/>
    <w:rsid w:val="00E468A2"/>
    <w:rsid w:val="00E47D66"/>
    <w:rsid w:val="00E514EA"/>
    <w:rsid w:val="00E529D8"/>
    <w:rsid w:val="00E52C5E"/>
    <w:rsid w:val="00E53566"/>
    <w:rsid w:val="00E536E5"/>
    <w:rsid w:val="00E543A6"/>
    <w:rsid w:val="00E543F8"/>
    <w:rsid w:val="00E564DF"/>
    <w:rsid w:val="00E56843"/>
    <w:rsid w:val="00E574A8"/>
    <w:rsid w:val="00E60502"/>
    <w:rsid w:val="00E61000"/>
    <w:rsid w:val="00E614CF"/>
    <w:rsid w:val="00E619FB"/>
    <w:rsid w:val="00E625F4"/>
    <w:rsid w:val="00E63B9E"/>
    <w:rsid w:val="00E675C8"/>
    <w:rsid w:val="00E67EFA"/>
    <w:rsid w:val="00E718BE"/>
    <w:rsid w:val="00E71B37"/>
    <w:rsid w:val="00E71E81"/>
    <w:rsid w:val="00E72BC3"/>
    <w:rsid w:val="00E73C9B"/>
    <w:rsid w:val="00E74A66"/>
    <w:rsid w:val="00E750D6"/>
    <w:rsid w:val="00E75915"/>
    <w:rsid w:val="00E77F64"/>
    <w:rsid w:val="00E801FD"/>
    <w:rsid w:val="00E80C0F"/>
    <w:rsid w:val="00E80D7C"/>
    <w:rsid w:val="00E82088"/>
    <w:rsid w:val="00E82A25"/>
    <w:rsid w:val="00E838C8"/>
    <w:rsid w:val="00E84633"/>
    <w:rsid w:val="00E84C68"/>
    <w:rsid w:val="00E8594E"/>
    <w:rsid w:val="00E871F2"/>
    <w:rsid w:val="00E874DA"/>
    <w:rsid w:val="00E91C6E"/>
    <w:rsid w:val="00E92FE0"/>
    <w:rsid w:val="00E94508"/>
    <w:rsid w:val="00E94534"/>
    <w:rsid w:val="00E96072"/>
    <w:rsid w:val="00E967C4"/>
    <w:rsid w:val="00EA5218"/>
    <w:rsid w:val="00EA5545"/>
    <w:rsid w:val="00EA5D5D"/>
    <w:rsid w:val="00EB1074"/>
    <w:rsid w:val="00EB1BE8"/>
    <w:rsid w:val="00EB3EF3"/>
    <w:rsid w:val="00EB3FF4"/>
    <w:rsid w:val="00EB4B2D"/>
    <w:rsid w:val="00EB4F61"/>
    <w:rsid w:val="00EB5812"/>
    <w:rsid w:val="00EB58A9"/>
    <w:rsid w:val="00EB7065"/>
    <w:rsid w:val="00EB7E4E"/>
    <w:rsid w:val="00EC13E7"/>
    <w:rsid w:val="00EC2534"/>
    <w:rsid w:val="00EC2FA2"/>
    <w:rsid w:val="00EC454B"/>
    <w:rsid w:val="00EC599B"/>
    <w:rsid w:val="00EC5ED4"/>
    <w:rsid w:val="00ED1543"/>
    <w:rsid w:val="00ED1E69"/>
    <w:rsid w:val="00ED21D0"/>
    <w:rsid w:val="00ED2899"/>
    <w:rsid w:val="00ED2C51"/>
    <w:rsid w:val="00ED5064"/>
    <w:rsid w:val="00ED56D4"/>
    <w:rsid w:val="00ED6C00"/>
    <w:rsid w:val="00ED6C60"/>
    <w:rsid w:val="00ED7E82"/>
    <w:rsid w:val="00ED7EDD"/>
    <w:rsid w:val="00EE053C"/>
    <w:rsid w:val="00EE1971"/>
    <w:rsid w:val="00EE1BB7"/>
    <w:rsid w:val="00EE20B1"/>
    <w:rsid w:val="00EE24C5"/>
    <w:rsid w:val="00EE303E"/>
    <w:rsid w:val="00EE3347"/>
    <w:rsid w:val="00EE34D8"/>
    <w:rsid w:val="00EE3A03"/>
    <w:rsid w:val="00EE4C1D"/>
    <w:rsid w:val="00EE63E3"/>
    <w:rsid w:val="00EF0B73"/>
    <w:rsid w:val="00EF49B3"/>
    <w:rsid w:val="00EF4FA4"/>
    <w:rsid w:val="00EF5BF3"/>
    <w:rsid w:val="00EF63DE"/>
    <w:rsid w:val="00EF79D6"/>
    <w:rsid w:val="00F0117C"/>
    <w:rsid w:val="00F02BBB"/>
    <w:rsid w:val="00F030A1"/>
    <w:rsid w:val="00F030FB"/>
    <w:rsid w:val="00F03AD5"/>
    <w:rsid w:val="00F04D48"/>
    <w:rsid w:val="00F05EA7"/>
    <w:rsid w:val="00F06803"/>
    <w:rsid w:val="00F10797"/>
    <w:rsid w:val="00F11392"/>
    <w:rsid w:val="00F11B4F"/>
    <w:rsid w:val="00F11CF2"/>
    <w:rsid w:val="00F12258"/>
    <w:rsid w:val="00F122EC"/>
    <w:rsid w:val="00F12A59"/>
    <w:rsid w:val="00F12A7B"/>
    <w:rsid w:val="00F12E41"/>
    <w:rsid w:val="00F13C7F"/>
    <w:rsid w:val="00F143A9"/>
    <w:rsid w:val="00F15034"/>
    <w:rsid w:val="00F16100"/>
    <w:rsid w:val="00F16A04"/>
    <w:rsid w:val="00F17873"/>
    <w:rsid w:val="00F2056E"/>
    <w:rsid w:val="00F240DB"/>
    <w:rsid w:val="00F2418A"/>
    <w:rsid w:val="00F24CC3"/>
    <w:rsid w:val="00F25796"/>
    <w:rsid w:val="00F27B59"/>
    <w:rsid w:val="00F328BF"/>
    <w:rsid w:val="00F33893"/>
    <w:rsid w:val="00F34E2D"/>
    <w:rsid w:val="00F358F4"/>
    <w:rsid w:val="00F365B0"/>
    <w:rsid w:val="00F36764"/>
    <w:rsid w:val="00F37641"/>
    <w:rsid w:val="00F37945"/>
    <w:rsid w:val="00F40635"/>
    <w:rsid w:val="00F42DC3"/>
    <w:rsid w:val="00F43F64"/>
    <w:rsid w:val="00F43F71"/>
    <w:rsid w:val="00F4422F"/>
    <w:rsid w:val="00F46A66"/>
    <w:rsid w:val="00F46CB2"/>
    <w:rsid w:val="00F5001D"/>
    <w:rsid w:val="00F503CA"/>
    <w:rsid w:val="00F50536"/>
    <w:rsid w:val="00F510DE"/>
    <w:rsid w:val="00F51E9F"/>
    <w:rsid w:val="00F52BB6"/>
    <w:rsid w:val="00F53070"/>
    <w:rsid w:val="00F53816"/>
    <w:rsid w:val="00F5491E"/>
    <w:rsid w:val="00F54E19"/>
    <w:rsid w:val="00F55AF2"/>
    <w:rsid w:val="00F55EE2"/>
    <w:rsid w:val="00F56927"/>
    <w:rsid w:val="00F56F30"/>
    <w:rsid w:val="00F57534"/>
    <w:rsid w:val="00F6018A"/>
    <w:rsid w:val="00F6061E"/>
    <w:rsid w:val="00F609C1"/>
    <w:rsid w:val="00F61B75"/>
    <w:rsid w:val="00F62097"/>
    <w:rsid w:val="00F635C2"/>
    <w:rsid w:val="00F6401E"/>
    <w:rsid w:val="00F645DD"/>
    <w:rsid w:val="00F64B2B"/>
    <w:rsid w:val="00F66A63"/>
    <w:rsid w:val="00F67CEC"/>
    <w:rsid w:val="00F71503"/>
    <w:rsid w:val="00F71AAB"/>
    <w:rsid w:val="00F7264E"/>
    <w:rsid w:val="00F746DB"/>
    <w:rsid w:val="00F74A7D"/>
    <w:rsid w:val="00F750B8"/>
    <w:rsid w:val="00F752FF"/>
    <w:rsid w:val="00F76427"/>
    <w:rsid w:val="00F767D0"/>
    <w:rsid w:val="00F7782D"/>
    <w:rsid w:val="00F77889"/>
    <w:rsid w:val="00F8139B"/>
    <w:rsid w:val="00F819C8"/>
    <w:rsid w:val="00F81C28"/>
    <w:rsid w:val="00F81E6F"/>
    <w:rsid w:val="00F834F1"/>
    <w:rsid w:val="00F8529D"/>
    <w:rsid w:val="00F86104"/>
    <w:rsid w:val="00F86D95"/>
    <w:rsid w:val="00F87B97"/>
    <w:rsid w:val="00F90E85"/>
    <w:rsid w:val="00F9109F"/>
    <w:rsid w:val="00F91AD8"/>
    <w:rsid w:val="00F92CB6"/>
    <w:rsid w:val="00F93831"/>
    <w:rsid w:val="00F93AD1"/>
    <w:rsid w:val="00F93DFA"/>
    <w:rsid w:val="00F93F39"/>
    <w:rsid w:val="00F95417"/>
    <w:rsid w:val="00F957BC"/>
    <w:rsid w:val="00F95B16"/>
    <w:rsid w:val="00F95B55"/>
    <w:rsid w:val="00F95BDF"/>
    <w:rsid w:val="00F960B4"/>
    <w:rsid w:val="00F96280"/>
    <w:rsid w:val="00F96545"/>
    <w:rsid w:val="00FA239D"/>
    <w:rsid w:val="00FA37E1"/>
    <w:rsid w:val="00FA4742"/>
    <w:rsid w:val="00FA65B6"/>
    <w:rsid w:val="00FA72A8"/>
    <w:rsid w:val="00FA7479"/>
    <w:rsid w:val="00FA77C5"/>
    <w:rsid w:val="00FA7FFA"/>
    <w:rsid w:val="00FB1887"/>
    <w:rsid w:val="00FB25B8"/>
    <w:rsid w:val="00FB2876"/>
    <w:rsid w:val="00FB2F0C"/>
    <w:rsid w:val="00FB3EE6"/>
    <w:rsid w:val="00FB7217"/>
    <w:rsid w:val="00FC05D7"/>
    <w:rsid w:val="00FC0FC8"/>
    <w:rsid w:val="00FC1B1D"/>
    <w:rsid w:val="00FC1EDC"/>
    <w:rsid w:val="00FC2FDE"/>
    <w:rsid w:val="00FC3768"/>
    <w:rsid w:val="00FC4195"/>
    <w:rsid w:val="00FC4699"/>
    <w:rsid w:val="00FC6C89"/>
    <w:rsid w:val="00FC7827"/>
    <w:rsid w:val="00FD04F0"/>
    <w:rsid w:val="00FD1C2C"/>
    <w:rsid w:val="00FD1E9B"/>
    <w:rsid w:val="00FD28EB"/>
    <w:rsid w:val="00FD32C2"/>
    <w:rsid w:val="00FD5666"/>
    <w:rsid w:val="00FD656D"/>
    <w:rsid w:val="00FD70D9"/>
    <w:rsid w:val="00FE11AC"/>
    <w:rsid w:val="00FE1646"/>
    <w:rsid w:val="00FE18C5"/>
    <w:rsid w:val="00FE1B7B"/>
    <w:rsid w:val="00FE2829"/>
    <w:rsid w:val="00FE4340"/>
    <w:rsid w:val="00FF03B3"/>
    <w:rsid w:val="00FF0D7D"/>
    <w:rsid w:val="00FF0F3D"/>
    <w:rsid w:val="00FF2972"/>
    <w:rsid w:val="00FF29C5"/>
    <w:rsid w:val="00FF2CB3"/>
    <w:rsid w:val="00FF44E1"/>
    <w:rsid w:val="00FF4838"/>
    <w:rsid w:val="00FF526B"/>
    <w:rsid w:val="00FF75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2"/>
        <w:szCs w:val="22"/>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iPriority="9"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A031D2"/>
    <w:rPr>
      <w:sz w:val="24"/>
      <w:szCs w:val="24"/>
    </w:rPr>
  </w:style>
  <w:style w:type="paragraph" w:styleId="Heading1">
    <w:name w:val="heading 1"/>
    <w:basedOn w:val="Normal"/>
    <w:next w:val="Normal"/>
    <w:link w:val="Heading1Char"/>
    <w:autoRedefine/>
    <w:uiPriority w:val="99"/>
    <w:qFormat/>
    <w:rsid w:val="00602098"/>
    <w:pPr>
      <w:keepNext/>
      <w:numPr>
        <w:numId w:val="25"/>
      </w:numPr>
      <w:autoSpaceDE w:val="0"/>
      <w:autoSpaceDN w:val="0"/>
      <w:adjustRightInd w:val="0"/>
      <w:spacing w:before="360" w:after="120"/>
      <w:outlineLvl w:val="0"/>
    </w:pPr>
    <w:rPr>
      <w:rFonts w:ascii="Arial Bold" w:hAnsi="Arial Bold" w:cs="Arial"/>
      <w:b/>
      <w:bCs/>
      <w:noProof/>
      <w:kern w:val="32"/>
      <w:sz w:val="36"/>
      <w:szCs w:val="32"/>
    </w:rPr>
  </w:style>
  <w:style w:type="paragraph" w:styleId="Heading2">
    <w:name w:val="heading 2"/>
    <w:basedOn w:val="Normal"/>
    <w:next w:val="Normal"/>
    <w:link w:val="Heading2Char"/>
    <w:autoRedefine/>
    <w:uiPriority w:val="99"/>
    <w:qFormat/>
    <w:rsid w:val="00895C08"/>
    <w:pPr>
      <w:numPr>
        <w:ilvl w:val="1"/>
        <w:numId w:val="20"/>
      </w:numPr>
      <w:tabs>
        <w:tab w:val="clear" w:pos="1440"/>
        <w:tab w:val="left" w:pos="900"/>
      </w:tabs>
      <w:spacing w:before="360" w:after="120"/>
      <w:ind w:left="576" w:hanging="576"/>
      <w:outlineLvl w:val="1"/>
    </w:pPr>
    <w:rPr>
      <w:rFonts w:ascii="Arial" w:hAnsi="Arial" w:cs="Arial"/>
      <w:b/>
      <w:iCs/>
      <w:kern w:val="32"/>
      <w:sz w:val="32"/>
      <w:szCs w:val="28"/>
    </w:rPr>
  </w:style>
  <w:style w:type="paragraph" w:styleId="Heading3">
    <w:name w:val="heading 3"/>
    <w:basedOn w:val="Normal"/>
    <w:next w:val="Normal"/>
    <w:link w:val="Heading3Char"/>
    <w:autoRedefine/>
    <w:uiPriority w:val="99"/>
    <w:qFormat/>
    <w:rsid w:val="002B76EA"/>
    <w:pPr>
      <w:spacing w:before="240"/>
      <w:outlineLvl w:val="2"/>
    </w:pPr>
    <w:rPr>
      <w:bCs/>
      <w:iCs/>
      <w:kern w:val="32"/>
      <w:sz w:val="22"/>
      <w:szCs w:val="22"/>
    </w:rPr>
  </w:style>
  <w:style w:type="paragraph" w:styleId="Heading4">
    <w:name w:val="heading 4"/>
    <w:basedOn w:val="Normal"/>
    <w:next w:val="Normal"/>
    <w:link w:val="Heading4Char"/>
    <w:autoRedefine/>
    <w:uiPriority w:val="99"/>
    <w:qFormat/>
    <w:rsid w:val="00FC1EDC"/>
    <w:pPr>
      <w:keepNext/>
      <w:keepLines/>
      <w:numPr>
        <w:ilvl w:val="3"/>
        <w:numId w:val="20"/>
      </w:numPr>
      <w:tabs>
        <w:tab w:val="clear" w:pos="2880"/>
      </w:tabs>
      <w:spacing w:before="120"/>
      <w:ind w:left="864" w:hanging="864"/>
      <w:outlineLvl w:val="3"/>
    </w:pPr>
    <w:rPr>
      <w:rFonts w:ascii="Arial" w:hAnsi="Arial"/>
      <w:b/>
      <w:bCs/>
      <w:iCs/>
    </w:rPr>
  </w:style>
  <w:style w:type="paragraph" w:styleId="Heading5">
    <w:name w:val="heading 5"/>
    <w:basedOn w:val="Normal"/>
    <w:next w:val="Normal"/>
    <w:link w:val="Heading5Char"/>
    <w:uiPriority w:val="99"/>
    <w:qFormat/>
    <w:rsid w:val="009B10EA"/>
    <w:pPr>
      <w:keepNext/>
      <w:keepLines/>
      <w:numPr>
        <w:ilvl w:val="4"/>
        <w:numId w:val="20"/>
      </w:numPr>
      <w:tabs>
        <w:tab w:val="clear" w:pos="3600"/>
      </w:tabs>
      <w:spacing w:before="200"/>
      <w:ind w:left="1008" w:hanging="1008"/>
      <w:outlineLvl w:val="4"/>
    </w:pPr>
    <w:rPr>
      <w:rFonts w:ascii="Cambria" w:hAnsi="Cambria"/>
      <w:color w:val="243F60"/>
    </w:rPr>
  </w:style>
  <w:style w:type="paragraph" w:styleId="Heading6">
    <w:name w:val="heading 6"/>
    <w:basedOn w:val="Normal"/>
    <w:next w:val="Normal"/>
    <w:link w:val="Heading6Char"/>
    <w:uiPriority w:val="99"/>
    <w:qFormat/>
    <w:rsid w:val="009B10EA"/>
    <w:pPr>
      <w:keepNext/>
      <w:keepLines/>
      <w:numPr>
        <w:ilvl w:val="5"/>
        <w:numId w:val="20"/>
      </w:numPr>
      <w:tabs>
        <w:tab w:val="clear" w:pos="4320"/>
      </w:tabs>
      <w:spacing w:before="200"/>
      <w:ind w:left="1152" w:hanging="1152"/>
      <w:outlineLvl w:val="5"/>
    </w:pPr>
    <w:rPr>
      <w:rFonts w:ascii="Cambria" w:hAnsi="Cambria"/>
      <w:i/>
      <w:iCs/>
      <w:color w:val="243F60"/>
    </w:rPr>
  </w:style>
  <w:style w:type="paragraph" w:styleId="Heading7">
    <w:name w:val="heading 7"/>
    <w:basedOn w:val="Normal"/>
    <w:next w:val="Normal"/>
    <w:link w:val="Heading7Char"/>
    <w:uiPriority w:val="99"/>
    <w:qFormat/>
    <w:rsid w:val="009B10EA"/>
    <w:pPr>
      <w:keepNext/>
      <w:keepLines/>
      <w:numPr>
        <w:ilvl w:val="6"/>
        <w:numId w:val="20"/>
      </w:numPr>
      <w:tabs>
        <w:tab w:val="clear" w:pos="5040"/>
      </w:tabs>
      <w:spacing w:before="200"/>
      <w:ind w:left="1296" w:hanging="1296"/>
      <w:outlineLvl w:val="6"/>
    </w:pPr>
    <w:rPr>
      <w:rFonts w:ascii="Cambria" w:hAnsi="Cambria"/>
      <w:i/>
      <w:iCs/>
      <w:color w:val="404040"/>
    </w:rPr>
  </w:style>
  <w:style w:type="paragraph" w:styleId="Heading8">
    <w:name w:val="heading 8"/>
    <w:basedOn w:val="Normal"/>
    <w:next w:val="Normal"/>
    <w:link w:val="Heading8Char"/>
    <w:uiPriority w:val="99"/>
    <w:qFormat/>
    <w:rsid w:val="009B10EA"/>
    <w:pPr>
      <w:keepNext/>
      <w:keepLines/>
      <w:numPr>
        <w:ilvl w:val="7"/>
        <w:numId w:val="20"/>
      </w:numPr>
      <w:tabs>
        <w:tab w:val="clear" w:pos="5760"/>
      </w:tabs>
      <w:spacing w:before="200"/>
      <w:ind w:left="1440" w:hanging="1440"/>
      <w:outlineLvl w:val="7"/>
    </w:pPr>
    <w:rPr>
      <w:rFonts w:ascii="Cambria" w:hAnsi="Cambria"/>
      <w:color w:val="404040"/>
      <w:sz w:val="20"/>
      <w:szCs w:val="20"/>
    </w:rPr>
  </w:style>
  <w:style w:type="paragraph" w:styleId="Heading9">
    <w:name w:val="heading 9"/>
    <w:basedOn w:val="Normal"/>
    <w:next w:val="Normal"/>
    <w:link w:val="Heading9Char"/>
    <w:uiPriority w:val="99"/>
    <w:qFormat/>
    <w:rsid w:val="009B10EA"/>
    <w:pPr>
      <w:keepNext/>
      <w:keepLines/>
      <w:numPr>
        <w:ilvl w:val="8"/>
        <w:numId w:val="20"/>
      </w:numPr>
      <w:tabs>
        <w:tab w:val="clear" w:pos="6480"/>
      </w:tabs>
      <w:spacing w:before="200"/>
      <w:ind w:left="1584" w:hanging="1584"/>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602098"/>
    <w:rPr>
      <w:rFonts w:ascii="Arial Bold" w:hAnsi="Arial Bold" w:cs="Arial"/>
      <w:b/>
      <w:bCs/>
      <w:noProof/>
      <w:kern w:val="32"/>
      <w:sz w:val="36"/>
      <w:szCs w:val="32"/>
    </w:rPr>
  </w:style>
  <w:style w:type="character" w:customStyle="1" w:styleId="Heading2Char">
    <w:name w:val="Heading 2 Char"/>
    <w:basedOn w:val="DefaultParagraphFont"/>
    <w:link w:val="Heading2"/>
    <w:uiPriority w:val="99"/>
    <w:locked/>
    <w:rsid w:val="00895C08"/>
    <w:rPr>
      <w:rFonts w:ascii="Arial" w:hAnsi="Arial" w:cs="Arial"/>
      <w:b/>
      <w:iCs/>
      <w:kern w:val="32"/>
      <w:sz w:val="28"/>
      <w:szCs w:val="28"/>
      <w:lang w:val="en-US" w:eastAsia="en-US" w:bidi="ar-SA"/>
    </w:rPr>
  </w:style>
  <w:style w:type="character" w:customStyle="1" w:styleId="Heading3Char">
    <w:name w:val="Heading 3 Char"/>
    <w:basedOn w:val="DefaultParagraphFont"/>
    <w:link w:val="Heading3"/>
    <w:uiPriority w:val="99"/>
    <w:locked/>
    <w:rsid w:val="002B76EA"/>
    <w:rPr>
      <w:rFonts w:cs="Times New Roman"/>
      <w:bCs/>
      <w:iCs/>
      <w:kern w:val="32"/>
    </w:rPr>
  </w:style>
  <w:style w:type="character" w:customStyle="1" w:styleId="Heading4Char">
    <w:name w:val="Heading 4 Char"/>
    <w:basedOn w:val="DefaultParagraphFont"/>
    <w:link w:val="Heading4"/>
    <w:uiPriority w:val="99"/>
    <w:locked/>
    <w:rsid w:val="00FC1EDC"/>
    <w:rPr>
      <w:rFonts w:ascii="Arial" w:hAnsi="Arial" w:cs="Times New Roman"/>
      <w:b/>
      <w:bCs/>
      <w:iCs/>
      <w:sz w:val="24"/>
      <w:szCs w:val="24"/>
      <w:lang w:val="en-US" w:eastAsia="en-US" w:bidi="ar-SA"/>
    </w:rPr>
  </w:style>
  <w:style w:type="character" w:customStyle="1" w:styleId="Heading5Char">
    <w:name w:val="Heading 5 Char"/>
    <w:basedOn w:val="DefaultParagraphFont"/>
    <w:link w:val="Heading5"/>
    <w:uiPriority w:val="99"/>
    <w:locked/>
    <w:rsid w:val="009B10EA"/>
    <w:rPr>
      <w:rFonts w:ascii="Cambria" w:hAnsi="Cambria" w:cs="Times New Roman"/>
      <w:color w:val="243F60"/>
      <w:sz w:val="24"/>
      <w:szCs w:val="24"/>
      <w:lang w:val="en-US" w:eastAsia="en-US" w:bidi="ar-SA"/>
    </w:rPr>
  </w:style>
  <w:style w:type="character" w:customStyle="1" w:styleId="Heading6Char">
    <w:name w:val="Heading 6 Char"/>
    <w:basedOn w:val="DefaultParagraphFont"/>
    <w:link w:val="Heading6"/>
    <w:uiPriority w:val="99"/>
    <w:locked/>
    <w:rsid w:val="009B10EA"/>
    <w:rPr>
      <w:rFonts w:ascii="Cambria" w:hAnsi="Cambria" w:cs="Times New Roman"/>
      <w:i/>
      <w:iCs/>
      <w:color w:val="243F60"/>
      <w:sz w:val="24"/>
      <w:szCs w:val="24"/>
      <w:lang w:val="en-US" w:eastAsia="en-US" w:bidi="ar-SA"/>
    </w:rPr>
  </w:style>
  <w:style w:type="character" w:customStyle="1" w:styleId="Heading7Char">
    <w:name w:val="Heading 7 Char"/>
    <w:basedOn w:val="DefaultParagraphFont"/>
    <w:link w:val="Heading7"/>
    <w:uiPriority w:val="99"/>
    <w:locked/>
    <w:rsid w:val="009B10EA"/>
    <w:rPr>
      <w:rFonts w:ascii="Cambria" w:hAnsi="Cambria" w:cs="Times New Roman"/>
      <w:i/>
      <w:iCs/>
      <w:color w:val="404040"/>
      <w:sz w:val="24"/>
      <w:szCs w:val="24"/>
      <w:lang w:val="en-US" w:eastAsia="en-US" w:bidi="ar-SA"/>
    </w:rPr>
  </w:style>
  <w:style w:type="character" w:customStyle="1" w:styleId="Heading8Char">
    <w:name w:val="Heading 8 Char"/>
    <w:basedOn w:val="DefaultParagraphFont"/>
    <w:link w:val="Heading8"/>
    <w:uiPriority w:val="99"/>
    <w:locked/>
    <w:rsid w:val="009B10EA"/>
    <w:rPr>
      <w:rFonts w:ascii="Cambria" w:hAnsi="Cambria" w:cs="Times New Roman"/>
      <w:color w:val="404040"/>
      <w:lang w:val="en-US" w:eastAsia="en-US" w:bidi="ar-SA"/>
    </w:rPr>
  </w:style>
  <w:style w:type="character" w:customStyle="1" w:styleId="Heading9Char">
    <w:name w:val="Heading 9 Char"/>
    <w:basedOn w:val="DefaultParagraphFont"/>
    <w:link w:val="Heading9"/>
    <w:uiPriority w:val="99"/>
    <w:locked/>
    <w:rsid w:val="009B10EA"/>
    <w:rPr>
      <w:rFonts w:ascii="Cambria" w:hAnsi="Cambria" w:cs="Times New Roman"/>
      <w:i/>
      <w:iCs/>
      <w:color w:val="404040"/>
      <w:lang w:val="en-US" w:eastAsia="en-US" w:bidi="ar-SA"/>
    </w:rPr>
  </w:style>
  <w:style w:type="paragraph" w:customStyle="1" w:styleId="version">
    <w:name w:val="version"/>
    <w:basedOn w:val="Normal"/>
    <w:uiPriority w:val="99"/>
    <w:rsid w:val="00386D29"/>
    <w:pPr>
      <w:spacing w:before="480"/>
      <w:jc w:val="center"/>
    </w:pPr>
    <w:rPr>
      <w:b/>
      <w:sz w:val="32"/>
      <w:szCs w:val="20"/>
    </w:rPr>
  </w:style>
  <w:style w:type="paragraph" w:styleId="Header">
    <w:name w:val="header"/>
    <w:basedOn w:val="Normal"/>
    <w:link w:val="HeaderChar"/>
    <w:uiPriority w:val="99"/>
    <w:rsid w:val="00E44638"/>
    <w:pPr>
      <w:tabs>
        <w:tab w:val="center" w:pos="4320"/>
        <w:tab w:val="right" w:pos="8640"/>
      </w:tabs>
    </w:pPr>
    <w:rPr>
      <w:sz w:val="22"/>
    </w:rPr>
  </w:style>
  <w:style w:type="character" w:customStyle="1" w:styleId="HeaderChar">
    <w:name w:val="Header Char"/>
    <w:basedOn w:val="DefaultParagraphFont"/>
    <w:link w:val="Header"/>
    <w:uiPriority w:val="99"/>
    <w:semiHidden/>
    <w:locked/>
    <w:rsid w:val="002810DA"/>
    <w:rPr>
      <w:rFonts w:cs="Times New Roman"/>
      <w:sz w:val="24"/>
      <w:szCs w:val="24"/>
    </w:rPr>
  </w:style>
  <w:style w:type="paragraph" w:customStyle="1" w:styleId="Appendix">
    <w:name w:val="Appendix"/>
    <w:basedOn w:val="Title"/>
    <w:uiPriority w:val="99"/>
    <w:rsid w:val="00E44638"/>
    <w:pPr>
      <w:numPr>
        <w:numId w:val="10"/>
      </w:numPr>
      <w:tabs>
        <w:tab w:val="num" w:pos="540"/>
      </w:tabs>
      <w:autoSpaceDE w:val="0"/>
      <w:autoSpaceDN w:val="0"/>
      <w:adjustRightInd w:val="0"/>
      <w:spacing w:before="0" w:after="120"/>
      <w:ind w:left="547" w:hanging="547"/>
      <w:jc w:val="left"/>
      <w:outlineLvl w:val="9"/>
    </w:pPr>
    <w:rPr>
      <w:kern w:val="0"/>
      <w:sz w:val="28"/>
    </w:rPr>
  </w:style>
  <w:style w:type="paragraph" w:customStyle="1" w:styleId="subhead1">
    <w:name w:val="subhead1"/>
    <w:basedOn w:val="Normal"/>
    <w:uiPriority w:val="99"/>
    <w:rsid w:val="00E44638"/>
    <w:pPr>
      <w:spacing w:before="240" w:after="120" w:line="256" w:lineRule="auto"/>
    </w:pPr>
    <w:rPr>
      <w:b/>
      <w:caps/>
      <w:szCs w:val="20"/>
    </w:rPr>
  </w:style>
  <w:style w:type="paragraph" w:customStyle="1" w:styleId="excap">
    <w:name w:val="ex cap"/>
    <w:uiPriority w:val="99"/>
    <w:rsid w:val="00E44638"/>
    <w:pPr>
      <w:spacing w:before="240" w:after="240" w:line="256" w:lineRule="auto"/>
      <w:jc w:val="center"/>
    </w:pPr>
    <w:rPr>
      <w:b/>
      <w:sz w:val="24"/>
      <w:szCs w:val="20"/>
    </w:rPr>
  </w:style>
  <w:style w:type="paragraph" w:styleId="Title">
    <w:name w:val="Title"/>
    <w:basedOn w:val="Normal"/>
    <w:link w:val="TitleChar"/>
    <w:uiPriority w:val="99"/>
    <w:qFormat/>
    <w:rsid w:val="00E44638"/>
    <w:pPr>
      <w:spacing w:before="240" w:after="60"/>
      <w:jc w:val="center"/>
      <w:outlineLvl w:val="0"/>
    </w:pPr>
    <w:rPr>
      <w:rFonts w:ascii="Arial" w:hAnsi="Arial"/>
      <w:b/>
      <w:bCs/>
      <w:kern w:val="28"/>
      <w:sz w:val="32"/>
      <w:szCs w:val="32"/>
    </w:rPr>
  </w:style>
  <w:style w:type="character" w:customStyle="1" w:styleId="TitleChar">
    <w:name w:val="Title Char"/>
    <w:basedOn w:val="DefaultParagraphFont"/>
    <w:link w:val="Title"/>
    <w:uiPriority w:val="99"/>
    <w:locked/>
    <w:rsid w:val="00F6401E"/>
    <w:rPr>
      <w:rFonts w:ascii="Arial" w:hAnsi="Arial" w:cs="Times New Roman"/>
      <w:b/>
      <w:kern w:val="28"/>
      <w:sz w:val="32"/>
    </w:rPr>
  </w:style>
  <w:style w:type="paragraph" w:styleId="BodyText">
    <w:name w:val="Body Text"/>
    <w:basedOn w:val="Normal"/>
    <w:link w:val="BodyTextChar"/>
    <w:uiPriority w:val="99"/>
    <w:rsid w:val="00A270AC"/>
    <w:pPr>
      <w:autoSpaceDE w:val="0"/>
      <w:autoSpaceDN w:val="0"/>
      <w:adjustRightInd w:val="0"/>
      <w:spacing w:before="120" w:after="120"/>
    </w:pPr>
    <w:rPr>
      <w:iCs/>
      <w:sz w:val="22"/>
      <w:szCs w:val="22"/>
    </w:rPr>
  </w:style>
  <w:style w:type="character" w:customStyle="1" w:styleId="BodyTextChar">
    <w:name w:val="Body Text Char"/>
    <w:basedOn w:val="DefaultParagraphFont"/>
    <w:link w:val="BodyText"/>
    <w:uiPriority w:val="99"/>
    <w:locked/>
    <w:rsid w:val="008C5C9D"/>
    <w:rPr>
      <w:rFonts w:cs="Times New Roman"/>
      <w:sz w:val="22"/>
    </w:rPr>
  </w:style>
  <w:style w:type="paragraph" w:styleId="Footer">
    <w:name w:val="footer"/>
    <w:basedOn w:val="Normal"/>
    <w:link w:val="FooterChar"/>
    <w:uiPriority w:val="99"/>
    <w:rsid w:val="000F1DA3"/>
    <w:pPr>
      <w:tabs>
        <w:tab w:val="center" w:pos="4320"/>
        <w:tab w:val="right" w:pos="8640"/>
      </w:tabs>
    </w:pPr>
  </w:style>
  <w:style w:type="character" w:customStyle="1" w:styleId="FooterChar">
    <w:name w:val="Footer Char"/>
    <w:basedOn w:val="DefaultParagraphFont"/>
    <w:link w:val="Footer"/>
    <w:uiPriority w:val="99"/>
    <w:locked/>
    <w:rsid w:val="00F6401E"/>
    <w:rPr>
      <w:rFonts w:cs="Times New Roman"/>
      <w:sz w:val="24"/>
    </w:rPr>
  </w:style>
  <w:style w:type="character" w:styleId="PageNumber">
    <w:name w:val="page number"/>
    <w:basedOn w:val="DefaultParagraphFont"/>
    <w:uiPriority w:val="99"/>
    <w:rsid w:val="00A16919"/>
    <w:rPr>
      <w:rFonts w:cs="Times New Roman"/>
    </w:rPr>
  </w:style>
  <w:style w:type="paragraph" w:customStyle="1" w:styleId="Title2">
    <w:name w:val="Title 2"/>
    <w:uiPriority w:val="99"/>
    <w:rsid w:val="00F6401E"/>
    <w:pPr>
      <w:spacing w:before="120" w:after="120"/>
      <w:jc w:val="center"/>
    </w:pPr>
    <w:rPr>
      <w:rFonts w:ascii="Arial" w:hAnsi="Arial" w:cs="Arial"/>
      <w:b/>
      <w:bCs/>
      <w:sz w:val="28"/>
      <w:szCs w:val="32"/>
    </w:rPr>
  </w:style>
  <w:style w:type="paragraph" w:customStyle="1" w:styleId="TableHeading">
    <w:name w:val="Table Heading"/>
    <w:uiPriority w:val="99"/>
    <w:rsid w:val="00A379D8"/>
    <w:pPr>
      <w:spacing w:before="40" w:after="60"/>
    </w:pPr>
    <w:rPr>
      <w:rFonts w:ascii="Arial" w:hAnsi="Arial" w:cs="Arial"/>
      <w:b/>
      <w:sz w:val="18"/>
    </w:rPr>
  </w:style>
  <w:style w:type="paragraph" w:customStyle="1" w:styleId="TableText">
    <w:name w:val="Table Text"/>
    <w:link w:val="TableTextChar"/>
    <w:uiPriority w:val="99"/>
    <w:rsid w:val="00BE2115"/>
    <w:pPr>
      <w:spacing w:before="40" w:after="40"/>
    </w:pPr>
    <w:rPr>
      <w:rFonts w:ascii="Arial" w:hAnsi="Arial"/>
    </w:rPr>
  </w:style>
  <w:style w:type="paragraph" w:customStyle="1" w:styleId="BodyTextBullet1">
    <w:name w:val="Body Text Bullet 1"/>
    <w:uiPriority w:val="99"/>
    <w:rsid w:val="00F6401E"/>
    <w:pPr>
      <w:numPr>
        <w:numId w:val="11"/>
      </w:numPr>
      <w:spacing w:before="60" w:after="60"/>
    </w:pPr>
    <w:rPr>
      <w:szCs w:val="20"/>
    </w:rPr>
  </w:style>
  <w:style w:type="paragraph" w:styleId="TOC1">
    <w:name w:val="toc 1"/>
    <w:basedOn w:val="Normal"/>
    <w:next w:val="Normal"/>
    <w:autoRedefine/>
    <w:uiPriority w:val="39"/>
    <w:rsid w:val="00171515"/>
    <w:pPr>
      <w:spacing w:before="240" w:after="120"/>
    </w:pPr>
    <w:rPr>
      <w:rFonts w:ascii="Arial" w:hAnsi="Arial"/>
      <w:b/>
      <w:bCs/>
      <w:sz w:val="28"/>
      <w:szCs w:val="20"/>
    </w:rPr>
  </w:style>
  <w:style w:type="paragraph" w:styleId="TOC2">
    <w:name w:val="toc 2"/>
    <w:basedOn w:val="Normal"/>
    <w:next w:val="Normal"/>
    <w:autoRedefine/>
    <w:uiPriority w:val="39"/>
    <w:rsid w:val="00171515"/>
    <w:pPr>
      <w:spacing w:before="120"/>
      <w:ind w:left="240"/>
    </w:pPr>
    <w:rPr>
      <w:rFonts w:ascii="Arial" w:hAnsi="Arial"/>
      <w:iCs/>
      <w:szCs w:val="20"/>
    </w:rPr>
  </w:style>
  <w:style w:type="paragraph" w:styleId="TOC3">
    <w:name w:val="toc 3"/>
    <w:basedOn w:val="Normal"/>
    <w:next w:val="Normal"/>
    <w:autoRedefine/>
    <w:uiPriority w:val="99"/>
    <w:rsid w:val="00171515"/>
    <w:pPr>
      <w:ind w:left="480"/>
    </w:pPr>
    <w:rPr>
      <w:rFonts w:ascii="Arial" w:hAnsi="Arial"/>
      <w:sz w:val="20"/>
      <w:szCs w:val="20"/>
    </w:rPr>
  </w:style>
  <w:style w:type="paragraph" w:customStyle="1" w:styleId="CoverTitleInstructions">
    <w:name w:val="Cover Title Instructions"/>
    <w:basedOn w:val="InstructionalText1"/>
    <w:uiPriority w:val="99"/>
    <w:rsid w:val="00F6401E"/>
    <w:pPr>
      <w:jc w:val="center"/>
    </w:pPr>
    <w:rPr>
      <w:szCs w:val="28"/>
    </w:rPr>
  </w:style>
  <w:style w:type="paragraph" w:customStyle="1" w:styleId="InstructionalText1">
    <w:name w:val="Instructional Text 1"/>
    <w:basedOn w:val="Normal"/>
    <w:next w:val="BodyText"/>
    <w:link w:val="InstructionalText1Char"/>
    <w:uiPriority w:val="99"/>
    <w:rsid w:val="00F6401E"/>
    <w:pPr>
      <w:keepLines/>
      <w:autoSpaceDE w:val="0"/>
      <w:autoSpaceDN w:val="0"/>
      <w:adjustRightInd w:val="0"/>
      <w:spacing w:before="60" w:after="120" w:line="240" w:lineRule="atLeast"/>
    </w:pPr>
    <w:rPr>
      <w:i/>
      <w:iCs/>
      <w:color w:val="0000FF"/>
      <w:sz w:val="22"/>
      <w:szCs w:val="20"/>
    </w:rPr>
  </w:style>
  <w:style w:type="character" w:customStyle="1" w:styleId="InstructionalText1Char">
    <w:name w:val="Instructional Text 1 Char"/>
    <w:basedOn w:val="DefaultParagraphFont"/>
    <w:link w:val="InstructionalText1"/>
    <w:uiPriority w:val="99"/>
    <w:locked/>
    <w:rsid w:val="00F6401E"/>
    <w:rPr>
      <w:rFonts w:cs="Times New Roman"/>
      <w:i/>
      <w:iCs/>
      <w:color w:val="0000FF"/>
      <w:sz w:val="22"/>
    </w:rPr>
  </w:style>
  <w:style w:type="paragraph" w:customStyle="1" w:styleId="Appendix1">
    <w:name w:val="Appendix 1"/>
    <w:basedOn w:val="Normal"/>
    <w:uiPriority w:val="99"/>
    <w:rsid w:val="00F6401E"/>
    <w:pPr>
      <w:numPr>
        <w:numId w:val="12"/>
      </w:numPr>
      <w:ind w:hanging="720"/>
    </w:pPr>
    <w:rPr>
      <w:rFonts w:ascii="Arial" w:hAnsi="Arial"/>
      <w:b/>
      <w:sz w:val="32"/>
    </w:rPr>
  </w:style>
  <w:style w:type="paragraph" w:customStyle="1" w:styleId="Appendix2">
    <w:name w:val="Appendix 2"/>
    <w:basedOn w:val="Appendix1"/>
    <w:uiPriority w:val="99"/>
    <w:rsid w:val="00F6401E"/>
    <w:pPr>
      <w:numPr>
        <w:ilvl w:val="1"/>
      </w:numPr>
      <w:tabs>
        <w:tab w:val="clear" w:pos="1152"/>
        <w:tab w:val="num" w:pos="900"/>
        <w:tab w:val="num" w:pos="1440"/>
      </w:tabs>
      <w:ind w:left="900" w:hanging="900"/>
    </w:pPr>
  </w:style>
  <w:style w:type="paragraph" w:styleId="Caption">
    <w:name w:val="caption"/>
    <w:basedOn w:val="Normal"/>
    <w:next w:val="Normal"/>
    <w:autoRedefine/>
    <w:uiPriority w:val="99"/>
    <w:qFormat/>
    <w:rsid w:val="00CF59A9"/>
    <w:pPr>
      <w:keepLines/>
      <w:spacing w:before="120" w:after="120"/>
      <w:jc w:val="center"/>
    </w:pPr>
    <w:rPr>
      <w:bCs/>
      <w:i/>
      <w:sz w:val="22"/>
      <w:szCs w:val="20"/>
    </w:rPr>
  </w:style>
  <w:style w:type="paragraph" w:customStyle="1" w:styleId="CrossReference">
    <w:name w:val="CrossReference"/>
    <w:basedOn w:val="Normal"/>
    <w:uiPriority w:val="99"/>
    <w:rsid w:val="00F6401E"/>
    <w:pPr>
      <w:keepNext/>
      <w:keepLines/>
      <w:autoSpaceDE w:val="0"/>
      <w:autoSpaceDN w:val="0"/>
      <w:adjustRightInd w:val="0"/>
      <w:spacing w:before="60" w:after="60"/>
    </w:pPr>
    <w:rPr>
      <w:iCs/>
      <w:color w:val="0000FF"/>
      <w:sz w:val="20"/>
      <w:szCs w:val="22"/>
      <w:u w:val="single"/>
    </w:rPr>
  </w:style>
  <w:style w:type="paragraph" w:customStyle="1" w:styleId="ApprovalSignature">
    <w:name w:val="ApprovalSignature"/>
    <w:basedOn w:val="Normal"/>
    <w:uiPriority w:val="99"/>
    <w:rsid w:val="00F6401E"/>
    <w:pPr>
      <w:ind w:left="720"/>
    </w:pPr>
    <w:rPr>
      <w:sz w:val="22"/>
    </w:rPr>
  </w:style>
  <w:style w:type="paragraph" w:customStyle="1" w:styleId="BulletedList-Black">
    <w:name w:val="Bulleted List-Black"/>
    <w:basedOn w:val="Normal"/>
    <w:uiPriority w:val="99"/>
    <w:rsid w:val="00F6401E"/>
    <w:pPr>
      <w:numPr>
        <w:numId w:val="13"/>
      </w:numPr>
      <w:autoSpaceDE w:val="0"/>
      <w:autoSpaceDN w:val="0"/>
      <w:adjustRightInd w:val="0"/>
    </w:pPr>
    <w:rPr>
      <w:rFonts w:ascii="Arial" w:hAnsi="Arial"/>
      <w:szCs w:val="20"/>
    </w:rPr>
  </w:style>
  <w:style w:type="character" w:customStyle="1" w:styleId="TableTextChar">
    <w:name w:val="Table Text Char"/>
    <w:link w:val="TableText"/>
    <w:uiPriority w:val="99"/>
    <w:locked/>
    <w:rsid w:val="00BE2115"/>
    <w:rPr>
      <w:rFonts w:ascii="Arial" w:hAnsi="Arial"/>
      <w:sz w:val="22"/>
    </w:rPr>
  </w:style>
  <w:style w:type="paragraph" w:customStyle="1" w:styleId="Default">
    <w:name w:val="Default"/>
    <w:uiPriority w:val="99"/>
    <w:rsid w:val="00F6401E"/>
    <w:pPr>
      <w:autoSpaceDE w:val="0"/>
      <w:autoSpaceDN w:val="0"/>
      <w:adjustRightInd w:val="0"/>
    </w:pPr>
    <w:rPr>
      <w:rFonts w:ascii="Arial" w:hAnsi="Arial" w:cs="Arial"/>
      <w:color w:val="000000"/>
      <w:sz w:val="24"/>
      <w:szCs w:val="24"/>
    </w:rPr>
  </w:style>
  <w:style w:type="paragraph" w:styleId="BlockText">
    <w:name w:val="Block Text"/>
    <w:basedOn w:val="Normal"/>
    <w:next w:val="BodyText"/>
    <w:autoRedefine/>
    <w:uiPriority w:val="99"/>
    <w:rsid w:val="00F6401E"/>
    <w:pPr>
      <w:tabs>
        <w:tab w:val="right" w:pos="8640"/>
      </w:tabs>
      <w:spacing w:before="60" w:after="60"/>
      <w:ind w:right="288"/>
      <w:jc w:val="both"/>
    </w:pPr>
    <w:rPr>
      <w:rFonts w:ascii="Arial" w:hAnsi="Arial"/>
      <w:b/>
      <w:spacing w:val="-2"/>
      <w:szCs w:val="20"/>
    </w:rPr>
  </w:style>
  <w:style w:type="paragraph" w:customStyle="1" w:styleId="InstructionalBullet1">
    <w:name w:val="Instructional Bullet 1"/>
    <w:basedOn w:val="Normal"/>
    <w:uiPriority w:val="99"/>
    <w:rsid w:val="00DA1153"/>
    <w:pPr>
      <w:numPr>
        <w:numId w:val="14"/>
      </w:numPr>
      <w:tabs>
        <w:tab w:val="clear" w:pos="720"/>
        <w:tab w:val="num" w:pos="900"/>
      </w:tabs>
      <w:ind w:left="900"/>
    </w:pPr>
    <w:rPr>
      <w:i/>
      <w:color w:val="0000FF"/>
      <w:sz w:val="22"/>
    </w:rPr>
  </w:style>
  <w:style w:type="paragraph" w:styleId="BalloonText">
    <w:name w:val="Balloon Text"/>
    <w:basedOn w:val="Normal"/>
    <w:link w:val="BalloonTextChar"/>
    <w:uiPriority w:val="99"/>
    <w:rsid w:val="000C64DE"/>
    <w:rPr>
      <w:rFonts w:ascii="Tahoma" w:hAnsi="Tahoma" w:cs="Tahoma"/>
      <w:sz w:val="16"/>
      <w:szCs w:val="16"/>
    </w:rPr>
  </w:style>
  <w:style w:type="character" w:customStyle="1" w:styleId="BalloonTextChar">
    <w:name w:val="Balloon Text Char"/>
    <w:basedOn w:val="DefaultParagraphFont"/>
    <w:link w:val="BalloonText"/>
    <w:uiPriority w:val="99"/>
    <w:locked/>
    <w:rsid w:val="000C64DE"/>
    <w:rPr>
      <w:rFonts w:ascii="Tahoma" w:hAnsi="Tahoma" w:cs="Tahoma"/>
      <w:sz w:val="16"/>
      <w:szCs w:val="16"/>
    </w:rPr>
  </w:style>
  <w:style w:type="character" w:styleId="CommentReference">
    <w:name w:val="annotation reference"/>
    <w:basedOn w:val="DefaultParagraphFont"/>
    <w:uiPriority w:val="99"/>
    <w:rsid w:val="000C64DE"/>
    <w:rPr>
      <w:rFonts w:cs="Times New Roman"/>
      <w:sz w:val="16"/>
    </w:rPr>
  </w:style>
  <w:style w:type="paragraph" w:styleId="CommentText">
    <w:name w:val="annotation text"/>
    <w:basedOn w:val="Normal"/>
    <w:link w:val="CommentTextChar"/>
    <w:uiPriority w:val="99"/>
    <w:rsid w:val="000C64DE"/>
    <w:rPr>
      <w:sz w:val="20"/>
      <w:szCs w:val="20"/>
    </w:rPr>
  </w:style>
  <w:style w:type="character" w:customStyle="1" w:styleId="CommentTextChar">
    <w:name w:val="Comment Text Char"/>
    <w:basedOn w:val="DefaultParagraphFont"/>
    <w:link w:val="CommentText"/>
    <w:uiPriority w:val="99"/>
    <w:locked/>
    <w:rsid w:val="000C64DE"/>
    <w:rPr>
      <w:rFonts w:cs="Times New Roman"/>
    </w:rPr>
  </w:style>
  <w:style w:type="paragraph" w:styleId="CommentSubject">
    <w:name w:val="annotation subject"/>
    <w:basedOn w:val="CommentText"/>
    <w:next w:val="CommentText"/>
    <w:link w:val="CommentSubjectChar"/>
    <w:uiPriority w:val="99"/>
    <w:rsid w:val="000C64DE"/>
    <w:rPr>
      <w:b/>
      <w:bCs/>
    </w:rPr>
  </w:style>
  <w:style w:type="character" w:customStyle="1" w:styleId="CommentSubjectChar">
    <w:name w:val="Comment Subject Char"/>
    <w:basedOn w:val="CommentTextChar"/>
    <w:link w:val="CommentSubject"/>
    <w:uiPriority w:val="99"/>
    <w:locked/>
    <w:rsid w:val="000C64DE"/>
    <w:rPr>
      <w:rFonts w:cs="Times New Roman"/>
      <w:b/>
      <w:bCs/>
    </w:rPr>
  </w:style>
  <w:style w:type="paragraph" w:styleId="Revision">
    <w:name w:val="Revision"/>
    <w:hidden/>
    <w:uiPriority w:val="99"/>
    <w:semiHidden/>
    <w:rsid w:val="000C64DE"/>
    <w:rPr>
      <w:sz w:val="24"/>
      <w:szCs w:val="24"/>
    </w:rPr>
  </w:style>
  <w:style w:type="paragraph" w:styleId="BodyText2">
    <w:name w:val="Body Text 2"/>
    <w:basedOn w:val="Normal"/>
    <w:link w:val="BodyText2Char"/>
    <w:uiPriority w:val="99"/>
    <w:rsid w:val="00671F4A"/>
    <w:pPr>
      <w:spacing w:after="120" w:line="480" w:lineRule="auto"/>
    </w:pPr>
    <w:rPr>
      <w:rFonts w:ascii="Arial" w:hAnsi="Arial"/>
    </w:rPr>
  </w:style>
  <w:style w:type="character" w:customStyle="1" w:styleId="BodyText2Char">
    <w:name w:val="Body Text 2 Char"/>
    <w:basedOn w:val="DefaultParagraphFont"/>
    <w:link w:val="BodyText2"/>
    <w:uiPriority w:val="99"/>
    <w:locked/>
    <w:rsid w:val="00671F4A"/>
    <w:rPr>
      <w:rFonts w:ascii="Arial" w:hAnsi="Arial" w:cs="Times New Roman"/>
      <w:sz w:val="24"/>
      <w:szCs w:val="24"/>
    </w:rPr>
  </w:style>
  <w:style w:type="character" w:customStyle="1" w:styleId="referencenecessary">
    <w:name w:val="referencenecessary"/>
    <w:basedOn w:val="DefaultParagraphFont"/>
    <w:uiPriority w:val="99"/>
    <w:rsid w:val="00671F4A"/>
    <w:rPr>
      <w:rFonts w:cs="Times New Roman"/>
    </w:rPr>
  </w:style>
  <w:style w:type="table" w:styleId="TableGrid">
    <w:name w:val="Table Grid"/>
    <w:basedOn w:val="TableNormal"/>
    <w:uiPriority w:val="99"/>
    <w:rsid w:val="00671F4A"/>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autoRedefine/>
    <w:uiPriority w:val="99"/>
    <w:rsid w:val="00D37A27"/>
    <w:rPr>
      <w:i/>
      <w:sz w:val="22"/>
    </w:rPr>
  </w:style>
  <w:style w:type="character" w:styleId="Hyperlink">
    <w:name w:val="Hyperlink"/>
    <w:basedOn w:val="DefaultParagraphFont"/>
    <w:uiPriority w:val="99"/>
    <w:rsid w:val="00D37A27"/>
    <w:rPr>
      <w:rFonts w:cs="Times New Roman"/>
      <w:color w:val="0000FF"/>
      <w:u w:val="single"/>
    </w:rPr>
  </w:style>
  <w:style w:type="paragraph" w:styleId="TOC4">
    <w:name w:val="toc 4"/>
    <w:basedOn w:val="Normal"/>
    <w:next w:val="Normal"/>
    <w:autoRedefine/>
    <w:uiPriority w:val="99"/>
    <w:rsid w:val="009B10EA"/>
    <w:pPr>
      <w:ind w:left="720"/>
    </w:pPr>
    <w:rPr>
      <w:rFonts w:ascii="Calibri" w:hAnsi="Calibri"/>
      <w:sz w:val="20"/>
      <w:szCs w:val="20"/>
    </w:rPr>
  </w:style>
  <w:style w:type="paragraph" w:styleId="TOC5">
    <w:name w:val="toc 5"/>
    <w:basedOn w:val="Normal"/>
    <w:next w:val="Normal"/>
    <w:autoRedefine/>
    <w:uiPriority w:val="99"/>
    <w:rsid w:val="009B10EA"/>
    <w:pPr>
      <w:ind w:left="960"/>
    </w:pPr>
    <w:rPr>
      <w:rFonts w:ascii="Calibri" w:hAnsi="Calibri"/>
      <w:sz w:val="20"/>
      <w:szCs w:val="20"/>
    </w:rPr>
  </w:style>
  <w:style w:type="paragraph" w:styleId="TOC6">
    <w:name w:val="toc 6"/>
    <w:basedOn w:val="Normal"/>
    <w:next w:val="Normal"/>
    <w:autoRedefine/>
    <w:uiPriority w:val="99"/>
    <w:rsid w:val="009B10EA"/>
    <w:pPr>
      <w:ind w:left="1200"/>
    </w:pPr>
    <w:rPr>
      <w:rFonts w:ascii="Calibri" w:hAnsi="Calibri"/>
      <w:sz w:val="20"/>
      <w:szCs w:val="20"/>
    </w:rPr>
  </w:style>
  <w:style w:type="paragraph" w:styleId="TOC7">
    <w:name w:val="toc 7"/>
    <w:basedOn w:val="Normal"/>
    <w:next w:val="Normal"/>
    <w:autoRedefine/>
    <w:uiPriority w:val="99"/>
    <w:rsid w:val="009B10EA"/>
    <w:pPr>
      <w:ind w:left="1440"/>
    </w:pPr>
    <w:rPr>
      <w:rFonts w:ascii="Calibri" w:hAnsi="Calibri"/>
      <w:sz w:val="20"/>
      <w:szCs w:val="20"/>
    </w:rPr>
  </w:style>
  <w:style w:type="paragraph" w:styleId="TOC8">
    <w:name w:val="toc 8"/>
    <w:basedOn w:val="Normal"/>
    <w:next w:val="Normal"/>
    <w:autoRedefine/>
    <w:uiPriority w:val="99"/>
    <w:rsid w:val="009B10EA"/>
    <w:pPr>
      <w:ind w:left="1680"/>
    </w:pPr>
    <w:rPr>
      <w:rFonts w:ascii="Calibri" w:hAnsi="Calibri"/>
      <w:sz w:val="20"/>
      <w:szCs w:val="20"/>
    </w:rPr>
  </w:style>
  <w:style w:type="paragraph" w:styleId="TOC9">
    <w:name w:val="toc 9"/>
    <w:basedOn w:val="Normal"/>
    <w:next w:val="Normal"/>
    <w:autoRedefine/>
    <w:uiPriority w:val="99"/>
    <w:rsid w:val="009B10EA"/>
    <w:pPr>
      <w:ind w:left="1920"/>
    </w:pPr>
    <w:rPr>
      <w:rFonts w:ascii="Calibri" w:hAnsi="Calibri"/>
      <w:sz w:val="20"/>
      <w:szCs w:val="20"/>
    </w:rPr>
  </w:style>
  <w:style w:type="paragraph" w:styleId="TOCHeading">
    <w:name w:val="TOC Heading"/>
    <w:basedOn w:val="Heading1"/>
    <w:next w:val="Normal"/>
    <w:uiPriority w:val="99"/>
    <w:qFormat/>
    <w:rsid w:val="009B10EA"/>
    <w:pPr>
      <w:autoSpaceDE/>
      <w:autoSpaceDN/>
      <w:adjustRightInd/>
      <w:spacing w:before="480" w:after="0" w:line="276" w:lineRule="auto"/>
      <w:ind w:left="0" w:firstLine="0"/>
      <w:outlineLvl w:val="9"/>
    </w:pPr>
    <w:rPr>
      <w:rFonts w:ascii="Cambria" w:hAnsi="Cambria" w:cs="Times New Roman"/>
      <w:color w:val="365F91"/>
      <w:kern w:val="0"/>
      <w:sz w:val="28"/>
      <w:szCs w:val="28"/>
    </w:rPr>
  </w:style>
  <w:style w:type="paragraph" w:customStyle="1" w:styleId="TableColumnHeader">
    <w:name w:val="Table Column Header"/>
    <w:basedOn w:val="Normal"/>
    <w:uiPriority w:val="99"/>
    <w:rsid w:val="00BE2115"/>
    <w:pPr>
      <w:spacing w:before="80" w:after="80"/>
    </w:pPr>
    <w:rPr>
      <w:rFonts w:ascii="Arial Bold" w:hAnsi="Arial Bold"/>
      <w:b/>
      <w:color w:val="000000"/>
      <w:sz w:val="18"/>
      <w:szCs w:val="16"/>
    </w:rPr>
  </w:style>
  <w:style w:type="paragraph" w:customStyle="1" w:styleId="TableContentText">
    <w:name w:val="Table Content Text"/>
    <w:basedOn w:val="Normal"/>
    <w:uiPriority w:val="99"/>
    <w:rsid w:val="00D47428"/>
    <w:rPr>
      <w:color w:val="000000"/>
      <w:sz w:val="18"/>
      <w:szCs w:val="18"/>
    </w:rPr>
  </w:style>
  <w:style w:type="paragraph" w:customStyle="1" w:styleId="capture">
    <w:name w:val="capture"/>
    <w:uiPriority w:val="99"/>
    <w:rsid w:val="008C5C9D"/>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uiPriority w:val="99"/>
    <w:rsid w:val="008C5C9D"/>
    <w:pPr>
      <w:pBdr>
        <w:top w:val="single" w:sz="4" w:space="0" w:color="0000FF"/>
        <w:bottom w:val="single" w:sz="4" w:space="0" w:color="0000FF"/>
        <w:right w:val="single" w:sz="4" w:space="0" w:color="000000"/>
      </w:pBdr>
      <w:shd w:val="clear" w:color="auto" w:fill="0000FF"/>
      <w:ind w:left="720"/>
    </w:pPr>
    <w:rPr>
      <w:rFonts w:ascii="Courier" w:hAnsi="Courier" w:cs="Courier"/>
      <w:color w:val="FFFFFF"/>
      <w:sz w:val="18"/>
      <w:szCs w:val="18"/>
      <w:lang w:eastAsia="ar-SA"/>
    </w:rPr>
  </w:style>
  <w:style w:type="character" w:styleId="FollowedHyperlink">
    <w:name w:val="FollowedHyperlink"/>
    <w:basedOn w:val="DefaultParagraphFont"/>
    <w:uiPriority w:val="99"/>
    <w:rsid w:val="008C5C9D"/>
    <w:rPr>
      <w:rFonts w:cs="Times New Roman"/>
      <w:color w:val="606420"/>
      <w:u w:val="single"/>
    </w:rPr>
  </w:style>
  <w:style w:type="character" w:styleId="LineNumber">
    <w:name w:val="line number"/>
    <w:basedOn w:val="DefaultParagraphFont"/>
    <w:uiPriority w:val="99"/>
    <w:rsid w:val="008C5C9D"/>
    <w:rPr>
      <w:rFonts w:cs="Times New Roman"/>
    </w:rPr>
  </w:style>
  <w:style w:type="paragraph" w:styleId="Subtitle">
    <w:name w:val="Subtitle"/>
    <w:basedOn w:val="Normal"/>
    <w:link w:val="SubtitleChar"/>
    <w:uiPriority w:val="99"/>
    <w:qFormat/>
    <w:rsid w:val="008C5C9D"/>
    <w:pPr>
      <w:spacing w:after="60"/>
      <w:jc w:val="center"/>
      <w:outlineLvl w:val="1"/>
    </w:pPr>
    <w:rPr>
      <w:rFonts w:ascii="Arial" w:hAnsi="Arial" w:cs="Arial"/>
    </w:rPr>
  </w:style>
  <w:style w:type="character" w:customStyle="1" w:styleId="SubtitleChar">
    <w:name w:val="Subtitle Char"/>
    <w:basedOn w:val="DefaultParagraphFont"/>
    <w:link w:val="Subtitle"/>
    <w:uiPriority w:val="99"/>
    <w:locked/>
    <w:rsid w:val="008C5C9D"/>
    <w:rPr>
      <w:rFonts w:ascii="Arial" w:hAnsi="Arial" w:cs="Arial"/>
      <w:sz w:val="24"/>
      <w:szCs w:val="24"/>
    </w:rPr>
  </w:style>
  <w:style w:type="paragraph" w:customStyle="1" w:styleId="DividerPage">
    <w:name w:val="Divider Page"/>
    <w:next w:val="Normal"/>
    <w:uiPriority w:val="99"/>
    <w:rsid w:val="008C5C9D"/>
    <w:pPr>
      <w:keepNext/>
      <w:keepLines/>
      <w:pageBreakBefore/>
    </w:pPr>
    <w:rPr>
      <w:rFonts w:ascii="Arial" w:hAnsi="Arial"/>
      <w:b/>
      <w:sz w:val="48"/>
      <w:szCs w:val="20"/>
    </w:rPr>
  </w:style>
  <w:style w:type="paragraph" w:customStyle="1" w:styleId="BodyTextBullet2">
    <w:name w:val="Body Text Bullet 2"/>
    <w:uiPriority w:val="99"/>
    <w:rsid w:val="008C5C9D"/>
    <w:pPr>
      <w:numPr>
        <w:numId w:val="19"/>
      </w:numPr>
      <w:spacing w:before="60" w:after="60"/>
    </w:pPr>
    <w:rPr>
      <w:szCs w:val="20"/>
    </w:rPr>
  </w:style>
  <w:style w:type="paragraph" w:customStyle="1" w:styleId="BodyTextNumbered1">
    <w:name w:val="Body Text Numbered 1"/>
    <w:uiPriority w:val="99"/>
    <w:rsid w:val="008C5C9D"/>
    <w:pPr>
      <w:numPr>
        <w:numId w:val="16"/>
      </w:numPr>
    </w:pPr>
    <w:rPr>
      <w:szCs w:val="20"/>
    </w:rPr>
  </w:style>
  <w:style w:type="paragraph" w:customStyle="1" w:styleId="BodyTextNumbered2">
    <w:name w:val="Body Text Numbered 2"/>
    <w:uiPriority w:val="99"/>
    <w:rsid w:val="008C5C9D"/>
    <w:pPr>
      <w:numPr>
        <w:numId w:val="17"/>
      </w:numPr>
      <w:tabs>
        <w:tab w:val="clear" w:pos="1440"/>
        <w:tab w:val="num" w:pos="1080"/>
      </w:tabs>
      <w:spacing w:before="120" w:after="120"/>
      <w:ind w:left="1080"/>
    </w:pPr>
    <w:rPr>
      <w:szCs w:val="20"/>
    </w:rPr>
  </w:style>
  <w:style w:type="paragraph" w:customStyle="1" w:styleId="BodyTextLettered1">
    <w:name w:val="Body Text Lettered 1"/>
    <w:uiPriority w:val="99"/>
    <w:rsid w:val="008C5C9D"/>
    <w:pPr>
      <w:tabs>
        <w:tab w:val="num" w:pos="720"/>
        <w:tab w:val="num" w:pos="1440"/>
      </w:tabs>
      <w:ind w:left="720" w:hanging="360"/>
    </w:pPr>
    <w:rPr>
      <w:szCs w:val="20"/>
    </w:rPr>
  </w:style>
  <w:style w:type="paragraph" w:customStyle="1" w:styleId="BodyTextLettered2">
    <w:name w:val="Body Text Lettered 2"/>
    <w:uiPriority w:val="99"/>
    <w:rsid w:val="008C5C9D"/>
    <w:pPr>
      <w:numPr>
        <w:numId w:val="18"/>
      </w:numPr>
      <w:tabs>
        <w:tab w:val="clear" w:pos="1440"/>
        <w:tab w:val="num" w:pos="1080"/>
      </w:tabs>
      <w:spacing w:before="120" w:after="120"/>
      <w:ind w:left="1080"/>
    </w:pPr>
    <w:rPr>
      <w:szCs w:val="20"/>
    </w:rPr>
  </w:style>
  <w:style w:type="character" w:customStyle="1" w:styleId="TextItalics">
    <w:name w:val="Text Italics"/>
    <w:uiPriority w:val="99"/>
    <w:rsid w:val="008C5C9D"/>
    <w:rPr>
      <w:i/>
    </w:rPr>
  </w:style>
  <w:style w:type="character" w:customStyle="1" w:styleId="TextBold">
    <w:name w:val="Text Bold"/>
    <w:uiPriority w:val="99"/>
    <w:rsid w:val="008C5C9D"/>
    <w:rPr>
      <w:b/>
    </w:rPr>
  </w:style>
  <w:style w:type="character" w:customStyle="1" w:styleId="TextBoldItalics">
    <w:name w:val="Text Bold Italics"/>
    <w:uiPriority w:val="99"/>
    <w:rsid w:val="008C5C9D"/>
    <w:rPr>
      <w:b/>
      <w:i/>
    </w:rPr>
  </w:style>
  <w:style w:type="paragraph" w:customStyle="1" w:styleId="InstructionalNote">
    <w:name w:val="Instructional Note"/>
    <w:basedOn w:val="Normal"/>
    <w:uiPriority w:val="99"/>
    <w:rsid w:val="008C5C9D"/>
    <w:pPr>
      <w:numPr>
        <w:numId w:val="20"/>
      </w:numPr>
      <w:tabs>
        <w:tab w:val="clear" w:pos="1512"/>
      </w:tabs>
      <w:autoSpaceDE w:val="0"/>
      <w:autoSpaceDN w:val="0"/>
      <w:adjustRightInd w:val="0"/>
      <w:spacing w:before="60" w:after="60"/>
      <w:ind w:left="1260" w:hanging="900"/>
    </w:pPr>
    <w:rPr>
      <w:i/>
      <w:iCs/>
      <w:color w:val="0000FF"/>
      <w:sz w:val="22"/>
      <w:szCs w:val="22"/>
    </w:rPr>
  </w:style>
  <w:style w:type="paragraph" w:customStyle="1" w:styleId="InstructionalBullet2">
    <w:name w:val="Instructional Bullet 2"/>
    <w:basedOn w:val="InstructionalBullet1"/>
    <w:uiPriority w:val="99"/>
    <w:rsid w:val="008C5C9D"/>
    <w:pPr>
      <w:numPr>
        <w:numId w:val="0"/>
      </w:numPr>
      <w:tabs>
        <w:tab w:val="num" w:pos="360"/>
        <w:tab w:val="num" w:pos="1260"/>
      </w:tabs>
      <w:ind w:left="1260" w:hanging="360"/>
    </w:pPr>
  </w:style>
  <w:style w:type="paragraph" w:customStyle="1" w:styleId="BodyBullet2">
    <w:name w:val="Body Bullet 2"/>
    <w:basedOn w:val="Normal"/>
    <w:link w:val="BodyBullet2Char"/>
    <w:uiPriority w:val="99"/>
    <w:rsid w:val="008C5C9D"/>
    <w:pPr>
      <w:numPr>
        <w:numId w:val="21"/>
      </w:numPr>
      <w:tabs>
        <w:tab w:val="clear" w:pos="1800"/>
        <w:tab w:val="num" w:pos="1260"/>
      </w:tabs>
      <w:autoSpaceDE w:val="0"/>
      <w:autoSpaceDN w:val="0"/>
      <w:adjustRightInd w:val="0"/>
      <w:spacing w:before="60" w:after="60"/>
      <w:ind w:left="1260"/>
    </w:pPr>
    <w:rPr>
      <w:iCs/>
      <w:sz w:val="20"/>
      <w:szCs w:val="20"/>
    </w:rPr>
  </w:style>
  <w:style w:type="character" w:customStyle="1" w:styleId="BodyBullet2Char">
    <w:name w:val="Body Bullet 2 Char"/>
    <w:link w:val="BodyBullet2"/>
    <w:uiPriority w:val="99"/>
    <w:locked/>
    <w:rsid w:val="008C5C9D"/>
    <w:rPr>
      <w:iCs/>
      <w:sz w:val="20"/>
      <w:szCs w:val="20"/>
    </w:rPr>
  </w:style>
  <w:style w:type="character" w:customStyle="1" w:styleId="InstructionalTextBold">
    <w:name w:val="Instructional Text Bold"/>
    <w:uiPriority w:val="99"/>
    <w:rsid w:val="008C5C9D"/>
    <w:rPr>
      <w:b/>
      <w:color w:val="0000FF"/>
    </w:rPr>
  </w:style>
  <w:style w:type="paragraph" w:customStyle="1" w:styleId="InstructionalText2">
    <w:name w:val="Instructional Text 2"/>
    <w:basedOn w:val="InstructionalText1"/>
    <w:next w:val="Normal"/>
    <w:link w:val="InstructionalText2Char"/>
    <w:uiPriority w:val="99"/>
    <w:rsid w:val="008C5C9D"/>
    <w:pPr>
      <w:ind w:left="720"/>
    </w:pPr>
  </w:style>
  <w:style w:type="character" w:customStyle="1" w:styleId="InstructionalText2Char">
    <w:name w:val="Instructional Text 2 Char"/>
    <w:basedOn w:val="InstructionalText1Char"/>
    <w:link w:val="InstructionalText2"/>
    <w:uiPriority w:val="99"/>
    <w:locked/>
    <w:rsid w:val="008C5C9D"/>
    <w:rPr>
      <w:rFonts w:cs="Times New Roman"/>
      <w:i/>
      <w:iCs/>
      <w:color w:val="0000FF"/>
      <w:sz w:val="22"/>
    </w:rPr>
  </w:style>
  <w:style w:type="paragraph" w:styleId="ListBullet4">
    <w:name w:val="List Bullet 4"/>
    <w:basedOn w:val="Normal"/>
    <w:autoRedefine/>
    <w:uiPriority w:val="99"/>
    <w:rsid w:val="008C5C9D"/>
    <w:pPr>
      <w:tabs>
        <w:tab w:val="num" w:pos="1440"/>
      </w:tabs>
      <w:ind w:left="1440" w:hanging="360"/>
    </w:pPr>
    <w:rPr>
      <w:sz w:val="22"/>
    </w:rPr>
  </w:style>
  <w:style w:type="paragraph" w:customStyle="1" w:styleId="InstructionalTable">
    <w:name w:val="Instructional Table"/>
    <w:basedOn w:val="Normal"/>
    <w:uiPriority w:val="99"/>
    <w:rsid w:val="008C5C9D"/>
    <w:rPr>
      <w:i/>
      <w:color w:val="0000FF"/>
      <w:sz w:val="22"/>
    </w:rPr>
  </w:style>
  <w:style w:type="character" w:customStyle="1" w:styleId="In-LineInstruction">
    <w:name w:val="In-Line Instruction"/>
    <w:uiPriority w:val="99"/>
    <w:rsid w:val="008C5C9D"/>
    <w:rPr>
      <w:i/>
      <w:color w:val="0000FF"/>
    </w:rPr>
  </w:style>
  <w:style w:type="character" w:styleId="Emphasis">
    <w:name w:val="Emphasis"/>
    <w:basedOn w:val="DefaultParagraphFont"/>
    <w:uiPriority w:val="99"/>
    <w:qFormat/>
    <w:rsid w:val="008C5C9D"/>
    <w:rPr>
      <w:rFonts w:cs="Times New Roman"/>
      <w:i/>
    </w:rPr>
  </w:style>
  <w:style w:type="paragraph" w:customStyle="1" w:styleId="TemplateInstructions">
    <w:name w:val="Template Instructions"/>
    <w:basedOn w:val="Normal"/>
    <w:next w:val="Normal"/>
    <w:link w:val="TemplateInstructionsChar"/>
    <w:uiPriority w:val="99"/>
    <w:rsid w:val="008C5C9D"/>
    <w:pPr>
      <w:keepNext/>
      <w:keepLines/>
      <w:spacing w:before="40"/>
    </w:pPr>
    <w:rPr>
      <w:i/>
      <w:color w:val="0000FF"/>
      <w:sz w:val="22"/>
      <w:szCs w:val="20"/>
    </w:rPr>
  </w:style>
  <w:style w:type="character" w:customStyle="1" w:styleId="TemplateInstructionsChar">
    <w:name w:val="Template Instructions Char"/>
    <w:link w:val="TemplateInstructions"/>
    <w:uiPriority w:val="99"/>
    <w:locked/>
    <w:rsid w:val="008C5C9D"/>
    <w:rPr>
      <w:i/>
      <w:color w:val="0000FF"/>
      <w:sz w:val="22"/>
    </w:rPr>
  </w:style>
  <w:style w:type="paragraph" w:customStyle="1" w:styleId="BulletInstructions">
    <w:name w:val="Bullet Instructions"/>
    <w:basedOn w:val="Normal"/>
    <w:uiPriority w:val="99"/>
    <w:rsid w:val="008C5C9D"/>
    <w:pPr>
      <w:numPr>
        <w:numId w:val="15"/>
      </w:numPr>
      <w:tabs>
        <w:tab w:val="num" w:pos="720"/>
      </w:tabs>
    </w:pPr>
    <w:rPr>
      <w:i/>
      <w:color w:val="0000FF"/>
      <w:sz w:val="22"/>
    </w:rPr>
  </w:style>
  <w:style w:type="paragraph" w:customStyle="1" w:styleId="templateinstructions0">
    <w:name w:val="templateinstructions"/>
    <w:basedOn w:val="Normal"/>
    <w:uiPriority w:val="99"/>
    <w:rsid w:val="008C5C9D"/>
    <w:pPr>
      <w:spacing w:before="100" w:beforeAutospacing="1" w:after="100" w:afterAutospacing="1"/>
    </w:pPr>
  </w:style>
  <w:style w:type="paragraph" w:customStyle="1" w:styleId="Appendix11">
    <w:name w:val="Appendix 1.1"/>
    <w:basedOn w:val="Heading2"/>
    <w:next w:val="Normal"/>
    <w:link w:val="Appendix11Char"/>
    <w:uiPriority w:val="99"/>
    <w:rsid w:val="008C5C9D"/>
    <w:pPr>
      <w:numPr>
        <w:numId w:val="22"/>
      </w:numPr>
      <w:tabs>
        <w:tab w:val="clear" w:pos="900"/>
        <w:tab w:val="left" w:pos="720"/>
      </w:tabs>
      <w:spacing w:before="240"/>
    </w:pPr>
    <w:rPr>
      <w:rFonts w:cs="Times New Roman"/>
    </w:rPr>
  </w:style>
  <w:style w:type="character" w:customStyle="1" w:styleId="BodyItalic">
    <w:name w:val="Body Italic"/>
    <w:uiPriority w:val="99"/>
    <w:rsid w:val="008C5C9D"/>
    <w:rPr>
      <w:i/>
    </w:rPr>
  </w:style>
  <w:style w:type="paragraph" w:customStyle="1" w:styleId="TableHeadingCentered">
    <w:name w:val="Table Heading Centered"/>
    <w:basedOn w:val="TableHeading"/>
    <w:uiPriority w:val="99"/>
    <w:rsid w:val="008C5C9D"/>
    <w:pPr>
      <w:jc w:val="center"/>
    </w:pPr>
    <w:rPr>
      <w:rFonts w:cs="Times New Roman"/>
      <w:sz w:val="16"/>
      <w:szCs w:val="16"/>
    </w:rPr>
  </w:style>
  <w:style w:type="paragraph" w:customStyle="1" w:styleId="Note">
    <w:name w:val="Note"/>
    <w:basedOn w:val="Normal"/>
    <w:next w:val="BodyText"/>
    <w:uiPriority w:val="99"/>
    <w:rsid w:val="008C5C9D"/>
    <w:pPr>
      <w:numPr>
        <w:numId w:val="23"/>
      </w:numPr>
      <w:pBdr>
        <w:top w:val="single" w:sz="4" w:space="2" w:color="auto"/>
        <w:bottom w:val="single" w:sz="4" w:space="2" w:color="auto"/>
      </w:pBdr>
      <w:shd w:val="clear" w:color="auto" w:fill="E0E0E0"/>
      <w:tabs>
        <w:tab w:val="clear" w:pos="1440"/>
        <w:tab w:val="num" w:pos="792"/>
      </w:tabs>
      <w:spacing w:before="240" w:after="240" w:line="300" w:lineRule="auto"/>
    </w:pPr>
    <w:rPr>
      <w:rFonts w:ascii="Arial" w:eastAsia="MS Mincho" w:hAnsi="Arial"/>
      <w:sz w:val="20"/>
      <w:szCs w:val="20"/>
      <w:lang w:eastAsia="en-GB"/>
    </w:rPr>
  </w:style>
  <w:style w:type="character" w:customStyle="1" w:styleId="Appendix11Char">
    <w:name w:val="Appendix 1.1 Char"/>
    <w:link w:val="Appendix11"/>
    <w:uiPriority w:val="99"/>
    <w:locked/>
    <w:rsid w:val="008C5C9D"/>
    <w:rPr>
      <w:rFonts w:ascii="Arial" w:hAnsi="Arial"/>
      <w:b/>
      <w:iCs/>
      <w:kern w:val="32"/>
      <w:sz w:val="32"/>
      <w:szCs w:val="28"/>
    </w:rPr>
  </w:style>
  <w:style w:type="paragraph" w:customStyle="1" w:styleId="ReqFrontPageText">
    <w:name w:val="Req Front Page Text"/>
    <w:basedOn w:val="Normal"/>
    <w:uiPriority w:val="99"/>
    <w:rsid w:val="008C5C9D"/>
    <w:pPr>
      <w:keepNext/>
      <w:spacing w:before="1080"/>
      <w:ind w:right="720"/>
      <w:jc w:val="right"/>
    </w:pPr>
    <w:rPr>
      <w:rFonts w:ascii="Calibri" w:hAnsi="Calibri" w:cs="Calibri"/>
      <w:sz w:val="28"/>
      <w:szCs w:val="28"/>
    </w:rPr>
  </w:style>
  <w:style w:type="character" w:customStyle="1" w:styleId="ReqFrontPageTextItalic">
    <w:name w:val="Req Front Page Text Italic"/>
    <w:uiPriority w:val="99"/>
    <w:rsid w:val="008C5C9D"/>
    <w:rPr>
      <w:i/>
    </w:rPr>
  </w:style>
  <w:style w:type="character" w:customStyle="1" w:styleId="ReqFrontPageTextRed">
    <w:name w:val="Req Front Page Text Red"/>
    <w:uiPriority w:val="99"/>
    <w:rsid w:val="008C5C9D"/>
    <w:rPr>
      <w:i/>
      <w:color w:val="FF0000"/>
    </w:rPr>
  </w:style>
  <w:style w:type="table" w:customStyle="1" w:styleId="EVEAHProgram">
    <w:name w:val="EVEAH Program"/>
    <w:uiPriority w:val="99"/>
    <w:rsid w:val="00437C83"/>
    <w:pPr>
      <w:spacing w:before="40" w:after="40"/>
    </w:pPr>
    <w:rPr>
      <w:rFonts w:ascii="Arial" w:hAnsi="Arial"/>
      <w:sz w:val="18"/>
      <w:szCs w:val="20"/>
    </w:rPr>
    <w:tblPr>
      <w:tblInd w:w="0"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CellMar>
        <w:top w:w="0" w:type="dxa"/>
        <w:left w:w="108" w:type="dxa"/>
        <w:bottom w:w="0" w:type="dxa"/>
        <w:right w:w="108" w:type="dxa"/>
      </w:tblCellMar>
    </w:tblPr>
    <w:trPr>
      <w:cantSplit/>
    </w:trPr>
  </w:style>
  <w:style w:type="paragraph" w:styleId="ListParagraph">
    <w:name w:val="List Paragraph"/>
    <w:basedOn w:val="Normal"/>
    <w:uiPriority w:val="34"/>
    <w:qFormat/>
    <w:rsid w:val="0040552C"/>
    <w:pPr>
      <w:ind w:left="720"/>
      <w:contextualSpacing/>
    </w:pPr>
  </w:style>
  <w:style w:type="paragraph" w:customStyle="1" w:styleId="BodyText1">
    <w:name w:val="Body Text1"/>
    <w:basedOn w:val="Normal"/>
    <w:autoRedefine/>
    <w:uiPriority w:val="99"/>
    <w:rsid w:val="004F16C7"/>
    <w:pPr>
      <w:spacing w:before="120" w:after="120"/>
    </w:pPr>
    <w:rPr>
      <w:sz w:val="22"/>
      <w:szCs w:val="22"/>
    </w:rPr>
  </w:style>
  <w:style w:type="paragraph" w:customStyle="1" w:styleId="SecondaryHeadings">
    <w:name w:val="Secondary Headings"/>
    <w:basedOn w:val="Normal"/>
    <w:next w:val="Normal"/>
    <w:uiPriority w:val="99"/>
    <w:rsid w:val="008A5BCF"/>
    <w:pPr>
      <w:numPr>
        <w:numId w:val="24"/>
      </w:numPr>
    </w:pPr>
    <w:rPr>
      <w:caps/>
      <w:szCs w:val="20"/>
    </w:rPr>
  </w:style>
  <w:style w:type="paragraph" w:customStyle="1" w:styleId="Title1">
    <w:name w:val="Title 1"/>
    <w:basedOn w:val="Heading1"/>
    <w:uiPriority w:val="99"/>
    <w:rsid w:val="008A5BCF"/>
    <w:pPr>
      <w:numPr>
        <w:ilvl w:val="1"/>
        <w:numId w:val="24"/>
      </w:numPr>
      <w:autoSpaceDE/>
      <w:autoSpaceDN/>
      <w:adjustRightInd/>
      <w:spacing w:before="240"/>
    </w:pPr>
    <w:rPr>
      <w:rFonts w:ascii="Times New Roman" w:hAnsi="Times New Roman" w:cs="Times New Roman"/>
      <w:bCs w:val="0"/>
      <w:caps/>
      <w:kern w:val="28"/>
      <w:sz w:val="28"/>
      <w:szCs w:val="20"/>
    </w:rPr>
  </w:style>
  <w:style w:type="paragraph" w:customStyle="1" w:styleId="StyleTitlePageCentered">
    <w:name w:val="Style TitlePage + Centered"/>
    <w:basedOn w:val="Normal"/>
    <w:uiPriority w:val="99"/>
    <w:rsid w:val="00365AFB"/>
    <w:pPr>
      <w:jc w:val="center"/>
    </w:pPr>
    <w:rPr>
      <w:rFonts w:ascii="Arial" w:hAnsi="Arial"/>
      <w:sz w:val="44"/>
      <w:szCs w:val="44"/>
    </w:rPr>
  </w:style>
  <w:style w:type="paragraph" w:customStyle="1" w:styleId="InstructionalTextHeading1">
    <w:name w:val="Instructional Text Heading 1"/>
    <w:basedOn w:val="InstructionalText1"/>
    <w:uiPriority w:val="99"/>
    <w:rsid w:val="00E13DEB"/>
    <w:rPr>
      <w:b/>
      <w:i w:val="0"/>
      <w:sz w:val="28"/>
      <w:szCs w:val="28"/>
    </w:rPr>
  </w:style>
  <w:style w:type="paragraph" w:customStyle="1" w:styleId="InstructionalTextHeading2">
    <w:name w:val="Instructional Text Heading 2"/>
    <w:basedOn w:val="InstructionalTextHeading1"/>
    <w:uiPriority w:val="99"/>
    <w:rsid w:val="00BC0FEE"/>
    <w:rPr>
      <w:sz w:val="24"/>
      <w:szCs w:val="24"/>
    </w:rPr>
  </w:style>
  <w:style w:type="paragraph" w:customStyle="1" w:styleId="InstructionalTextHeading3">
    <w:name w:val="Instructional Text Heading 3"/>
    <w:basedOn w:val="InstructionalTextHeading2"/>
    <w:uiPriority w:val="99"/>
    <w:rsid w:val="00BC0FEE"/>
    <w:rPr>
      <w:i/>
    </w:rPr>
  </w:style>
  <w:style w:type="paragraph" w:customStyle="1" w:styleId="Type1">
    <w:name w:val="Type 1"/>
    <w:basedOn w:val="Normal"/>
    <w:uiPriority w:val="99"/>
    <w:rsid w:val="00160125"/>
    <w:rPr>
      <w:b/>
      <w:bCs/>
      <w:sz w:val="28"/>
      <w:szCs w:val="20"/>
    </w:rPr>
  </w:style>
  <w:style w:type="character" w:customStyle="1" w:styleId="CharChar1">
    <w:name w:val="Char Char1"/>
    <w:uiPriority w:val="99"/>
    <w:rsid w:val="00673E83"/>
    <w:rPr>
      <w:lang w:val="en-US" w:eastAsia="en-US"/>
    </w:rPr>
  </w:style>
  <w:style w:type="character" w:customStyle="1" w:styleId="apple-converted-space">
    <w:name w:val="apple-converted-space"/>
    <w:basedOn w:val="DefaultParagraphFont"/>
    <w:rsid w:val="00A03215"/>
    <w:rPr>
      <w:rFonts w:cs="Times New Roman"/>
    </w:rPr>
  </w:style>
  <w:style w:type="paragraph" w:styleId="NormalWeb">
    <w:name w:val="Normal (Web)"/>
    <w:basedOn w:val="Normal"/>
    <w:uiPriority w:val="99"/>
    <w:locked/>
    <w:rsid w:val="000F5294"/>
    <w:pPr>
      <w:spacing w:before="100" w:beforeAutospacing="1" w:after="100" w:afterAutospacing="1"/>
    </w:pPr>
  </w:style>
  <w:style w:type="character" w:customStyle="1" w:styleId="apple-style-span">
    <w:name w:val="apple-style-span"/>
    <w:uiPriority w:val="99"/>
    <w:rsid w:val="00B3699D"/>
  </w:style>
  <w:style w:type="character" w:customStyle="1" w:styleId="il">
    <w:name w:val="il"/>
    <w:basedOn w:val="DefaultParagraphFont"/>
    <w:rsid w:val="00F87B9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2"/>
        <w:szCs w:val="22"/>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iPriority="9"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A031D2"/>
    <w:rPr>
      <w:sz w:val="24"/>
      <w:szCs w:val="24"/>
    </w:rPr>
  </w:style>
  <w:style w:type="paragraph" w:styleId="Heading1">
    <w:name w:val="heading 1"/>
    <w:basedOn w:val="Normal"/>
    <w:next w:val="Normal"/>
    <w:link w:val="Heading1Char"/>
    <w:autoRedefine/>
    <w:uiPriority w:val="99"/>
    <w:qFormat/>
    <w:rsid w:val="00602098"/>
    <w:pPr>
      <w:keepNext/>
      <w:numPr>
        <w:numId w:val="25"/>
      </w:numPr>
      <w:autoSpaceDE w:val="0"/>
      <w:autoSpaceDN w:val="0"/>
      <w:adjustRightInd w:val="0"/>
      <w:spacing w:before="360" w:after="120"/>
      <w:outlineLvl w:val="0"/>
    </w:pPr>
    <w:rPr>
      <w:rFonts w:ascii="Arial Bold" w:hAnsi="Arial Bold" w:cs="Arial"/>
      <w:b/>
      <w:bCs/>
      <w:noProof/>
      <w:kern w:val="32"/>
      <w:sz w:val="36"/>
      <w:szCs w:val="32"/>
    </w:rPr>
  </w:style>
  <w:style w:type="paragraph" w:styleId="Heading2">
    <w:name w:val="heading 2"/>
    <w:basedOn w:val="Normal"/>
    <w:next w:val="Normal"/>
    <w:link w:val="Heading2Char"/>
    <w:autoRedefine/>
    <w:uiPriority w:val="99"/>
    <w:qFormat/>
    <w:rsid w:val="00895C08"/>
    <w:pPr>
      <w:numPr>
        <w:ilvl w:val="1"/>
        <w:numId w:val="20"/>
      </w:numPr>
      <w:tabs>
        <w:tab w:val="clear" w:pos="1440"/>
        <w:tab w:val="left" w:pos="900"/>
      </w:tabs>
      <w:spacing w:before="360" w:after="120"/>
      <w:ind w:left="576" w:hanging="576"/>
      <w:outlineLvl w:val="1"/>
    </w:pPr>
    <w:rPr>
      <w:rFonts w:ascii="Arial" w:hAnsi="Arial" w:cs="Arial"/>
      <w:b/>
      <w:iCs/>
      <w:kern w:val="32"/>
      <w:sz w:val="32"/>
      <w:szCs w:val="28"/>
    </w:rPr>
  </w:style>
  <w:style w:type="paragraph" w:styleId="Heading3">
    <w:name w:val="heading 3"/>
    <w:basedOn w:val="Normal"/>
    <w:next w:val="Normal"/>
    <w:link w:val="Heading3Char"/>
    <w:autoRedefine/>
    <w:uiPriority w:val="99"/>
    <w:qFormat/>
    <w:rsid w:val="002B76EA"/>
    <w:pPr>
      <w:spacing w:before="240"/>
      <w:outlineLvl w:val="2"/>
    </w:pPr>
    <w:rPr>
      <w:bCs/>
      <w:iCs/>
      <w:kern w:val="32"/>
      <w:sz w:val="22"/>
      <w:szCs w:val="22"/>
    </w:rPr>
  </w:style>
  <w:style w:type="paragraph" w:styleId="Heading4">
    <w:name w:val="heading 4"/>
    <w:basedOn w:val="Normal"/>
    <w:next w:val="Normal"/>
    <w:link w:val="Heading4Char"/>
    <w:autoRedefine/>
    <w:uiPriority w:val="99"/>
    <w:qFormat/>
    <w:rsid w:val="00FC1EDC"/>
    <w:pPr>
      <w:keepNext/>
      <w:keepLines/>
      <w:numPr>
        <w:ilvl w:val="3"/>
        <w:numId w:val="20"/>
      </w:numPr>
      <w:tabs>
        <w:tab w:val="clear" w:pos="2880"/>
      </w:tabs>
      <w:spacing w:before="120"/>
      <w:ind w:left="864" w:hanging="864"/>
      <w:outlineLvl w:val="3"/>
    </w:pPr>
    <w:rPr>
      <w:rFonts w:ascii="Arial" w:hAnsi="Arial"/>
      <w:b/>
      <w:bCs/>
      <w:iCs/>
    </w:rPr>
  </w:style>
  <w:style w:type="paragraph" w:styleId="Heading5">
    <w:name w:val="heading 5"/>
    <w:basedOn w:val="Normal"/>
    <w:next w:val="Normal"/>
    <w:link w:val="Heading5Char"/>
    <w:uiPriority w:val="99"/>
    <w:qFormat/>
    <w:rsid w:val="009B10EA"/>
    <w:pPr>
      <w:keepNext/>
      <w:keepLines/>
      <w:numPr>
        <w:ilvl w:val="4"/>
        <w:numId w:val="20"/>
      </w:numPr>
      <w:tabs>
        <w:tab w:val="clear" w:pos="3600"/>
      </w:tabs>
      <w:spacing w:before="200"/>
      <w:ind w:left="1008" w:hanging="1008"/>
      <w:outlineLvl w:val="4"/>
    </w:pPr>
    <w:rPr>
      <w:rFonts w:ascii="Cambria" w:hAnsi="Cambria"/>
      <w:color w:val="243F60"/>
    </w:rPr>
  </w:style>
  <w:style w:type="paragraph" w:styleId="Heading6">
    <w:name w:val="heading 6"/>
    <w:basedOn w:val="Normal"/>
    <w:next w:val="Normal"/>
    <w:link w:val="Heading6Char"/>
    <w:uiPriority w:val="99"/>
    <w:qFormat/>
    <w:rsid w:val="009B10EA"/>
    <w:pPr>
      <w:keepNext/>
      <w:keepLines/>
      <w:numPr>
        <w:ilvl w:val="5"/>
        <w:numId w:val="20"/>
      </w:numPr>
      <w:tabs>
        <w:tab w:val="clear" w:pos="4320"/>
      </w:tabs>
      <w:spacing w:before="200"/>
      <w:ind w:left="1152" w:hanging="1152"/>
      <w:outlineLvl w:val="5"/>
    </w:pPr>
    <w:rPr>
      <w:rFonts w:ascii="Cambria" w:hAnsi="Cambria"/>
      <w:i/>
      <w:iCs/>
      <w:color w:val="243F60"/>
    </w:rPr>
  </w:style>
  <w:style w:type="paragraph" w:styleId="Heading7">
    <w:name w:val="heading 7"/>
    <w:basedOn w:val="Normal"/>
    <w:next w:val="Normal"/>
    <w:link w:val="Heading7Char"/>
    <w:uiPriority w:val="99"/>
    <w:qFormat/>
    <w:rsid w:val="009B10EA"/>
    <w:pPr>
      <w:keepNext/>
      <w:keepLines/>
      <w:numPr>
        <w:ilvl w:val="6"/>
        <w:numId w:val="20"/>
      </w:numPr>
      <w:tabs>
        <w:tab w:val="clear" w:pos="5040"/>
      </w:tabs>
      <w:spacing w:before="200"/>
      <w:ind w:left="1296" w:hanging="1296"/>
      <w:outlineLvl w:val="6"/>
    </w:pPr>
    <w:rPr>
      <w:rFonts w:ascii="Cambria" w:hAnsi="Cambria"/>
      <w:i/>
      <w:iCs/>
      <w:color w:val="404040"/>
    </w:rPr>
  </w:style>
  <w:style w:type="paragraph" w:styleId="Heading8">
    <w:name w:val="heading 8"/>
    <w:basedOn w:val="Normal"/>
    <w:next w:val="Normal"/>
    <w:link w:val="Heading8Char"/>
    <w:uiPriority w:val="99"/>
    <w:qFormat/>
    <w:rsid w:val="009B10EA"/>
    <w:pPr>
      <w:keepNext/>
      <w:keepLines/>
      <w:numPr>
        <w:ilvl w:val="7"/>
        <w:numId w:val="20"/>
      </w:numPr>
      <w:tabs>
        <w:tab w:val="clear" w:pos="5760"/>
      </w:tabs>
      <w:spacing w:before="200"/>
      <w:ind w:left="1440" w:hanging="1440"/>
      <w:outlineLvl w:val="7"/>
    </w:pPr>
    <w:rPr>
      <w:rFonts w:ascii="Cambria" w:hAnsi="Cambria"/>
      <w:color w:val="404040"/>
      <w:sz w:val="20"/>
      <w:szCs w:val="20"/>
    </w:rPr>
  </w:style>
  <w:style w:type="paragraph" w:styleId="Heading9">
    <w:name w:val="heading 9"/>
    <w:basedOn w:val="Normal"/>
    <w:next w:val="Normal"/>
    <w:link w:val="Heading9Char"/>
    <w:uiPriority w:val="99"/>
    <w:qFormat/>
    <w:rsid w:val="009B10EA"/>
    <w:pPr>
      <w:keepNext/>
      <w:keepLines/>
      <w:numPr>
        <w:ilvl w:val="8"/>
        <w:numId w:val="20"/>
      </w:numPr>
      <w:tabs>
        <w:tab w:val="clear" w:pos="6480"/>
      </w:tabs>
      <w:spacing w:before="200"/>
      <w:ind w:left="1584" w:hanging="1584"/>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602098"/>
    <w:rPr>
      <w:rFonts w:ascii="Arial Bold" w:hAnsi="Arial Bold" w:cs="Arial"/>
      <w:b/>
      <w:bCs/>
      <w:noProof/>
      <w:kern w:val="32"/>
      <w:sz w:val="36"/>
      <w:szCs w:val="32"/>
    </w:rPr>
  </w:style>
  <w:style w:type="character" w:customStyle="1" w:styleId="Heading2Char">
    <w:name w:val="Heading 2 Char"/>
    <w:basedOn w:val="DefaultParagraphFont"/>
    <w:link w:val="Heading2"/>
    <w:uiPriority w:val="99"/>
    <w:locked/>
    <w:rsid w:val="00895C08"/>
    <w:rPr>
      <w:rFonts w:ascii="Arial" w:hAnsi="Arial" w:cs="Arial"/>
      <w:b/>
      <w:iCs/>
      <w:kern w:val="32"/>
      <w:sz w:val="28"/>
      <w:szCs w:val="28"/>
      <w:lang w:val="en-US" w:eastAsia="en-US" w:bidi="ar-SA"/>
    </w:rPr>
  </w:style>
  <w:style w:type="character" w:customStyle="1" w:styleId="Heading3Char">
    <w:name w:val="Heading 3 Char"/>
    <w:basedOn w:val="DefaultParagraphFont"/>
    <w:link w:val="Heading3"/>
    <w:uiPriority w:val="99"/>
    <w:locked/>
    <w:rsid w:val="002B76EA"/>
    <w:rPr>
      <w:rFonts w:cs="Times New Roman"/>
      <w:bCs/>
      <w:iCs/>
      <w:kern w:val="32"/>
    </w:rPr>
  </w:style>
  <w:style w:type="character" w:customStyle="1" w:styleId="Heading4Char">
    <w:name w:val="Heading 4 Char"/>
    <w:basedOn w:val="DefaultParagraphFont"/>
    <w:link w:val="Heading4"/>
    <w:uiPriority w:val="99"/>
    <w:locked/>
    <w:rsid w:val="00FC1EDC"/>
    <w:rPr>
      <w:rFonts w:ascii="Arial" w:hAnsi="Arial" w:cs="Times New Roman"/>
      <w:b/>
      <w:bCs/>
      <w:iCs/>
      <w:sz w:val="24"/>
      <w:szCs w:val="24"/>
      <w:lang w:val="en-US" w:eastAsia="en-US" w:bidi="ar-SA"/>
    </w:rPr>
  </w:style>
  <w:style w:type="character" w:customStyle="1" w:styleId="Heading5Char">
    <w:name w:val="Heading 5 Char"/>
    <w:basedOn w:val="DefaultParagraphFont"/>
    <w:link w:val="Heading5"/>
    <w:uiPriority w:val="99"/>
    <w:locked/>
    <w:rsid w:val="009B10EA"/>
    <w:rPr>
      <w:rFonts w:ascii="Cambria" w:hAnsi="Cambria" w:cs="Times New Roman"/>
      <w:color w:val="243F60"/>
      <w:sz w:val="24"/>
      <w:szCs w:val="24"/>
      <w:lang w:val="en-US" w:eastAsia="en-US" w:bidi="ar-SA"/>
    </w:rPr>
  </w:style>
  <w:style w:type="character" w:customStyle="1" w:styleId="Heading6Char">
    <w:name w:val="Heading 6 Char"/>
    <w:basedOn w:val="DefaultParagraphFont"/>
    <w:link w:val="Heading6"/>
    <w:uiPriority w:val="99"/>
    <w:locked/>
    <w:rsid w:val="009B10EA"/>
    <w:rPr>
      <w:rFonts w:ascii="Cambria" w:hAnsi="Cambria" w:cs="Times New Roman"/>
      <w:i/>
      <w:iCs/>
      <w:color w:val="243F60"/>
      <w:sz w:val="24"/>
      <w:szCs w:val="24"/>
      <w:lang w:val="en-US" w:eastAsia="en-US" w:bidi="ar-SA"/>
    </w:rPr>
  </w:style>
  <w:style w:type="character" w:customStyle="1" w:styleId="Heading7Char">
    <w:name w:val="Heading 7 Char"/>
    <w:basedOn w:val="DefaultParagraphFont"/>
    <w:link w:val="Heading7"/>
    <w:uiPriority w:val="99"/>
    <w:locked/>
    <w:rsid w:val="009B10EA"/>
    <w:rPr>
      <w:rFonts w:ascii="Cambria" w:hAnsi="Cambria" w:cs="Times New Roman"/>
      <w:i/>
      <w:iCs/>
      <w:color w:val="404040"/>
      <w:sz w:val="24"/>
      <w:szCs w:val="24"/>
      <w:lang w:val="en-US" w:eastAsia="en-US" w:bidi="ar-SA"/>
    </w:rPr>
  </w:style>
  <w:style w:type="character" w:customStyle="1" w:styleId="Heading8Char">
    <w:name w:val="Heading 8 Char"/>
    <w:basedOn w:val="DefaultParagraphFont"/>
    <w:link w:val="Heading8"/>
    <w:uiPriority w:val="99"/>
    <w:locked/>
    <w:rsid w:val="009B10EA"/>
    <w:rPr>
      <w:rFonts w:ascii="Cambria" w:hAnsi="Cambria" w:cs="Times New Roman"/>
      <w:color w:val="404040"/>
      <w:lang w:val="en-US" w:eastAsia="en-US" w:bidi="ar-SA"/>
    </w:rPr>
  </w:style>
  <w:style w:type="character" w:customStyle="1" w:styleId="Heading9Char">
    <w:name w:val="Heading 9 Char"/>
    <w:basedOn w:val="DefaultParagraphFont"/>
    <w:link w:val="Heading9"/>
    <w:uiPriority w:val="99"/>
    <w:locked/>
    <w:rsid w:val="009B10EA"/>
    <w:rPr>
      <w:rFonts w:ascii="Cambria" w:hAnsi="Cambria" w:cs="Times New Roman"/>
      <w:i/>
      <w:iCs/>
      <w:color w:val="404040"/>
      <w:lang w:val="en-US" w:eastAsia="en-US" w:bidi="ar-SA"/>
    </w:rPr>
  </w:style>
  <w:style w:type="paragraph" w:customStyle="1" w:styleId="version">
    <w:name w:val="version"/>
    <w:basedOn w:val="Normal"/>
    <w:uiPriority w:val="99"/>
    <w:rsid w:val="00386D29"/>
    <w:pPr>
      <w:spacing w:before="480"/>
      <w:jc w:val="center"/>
    </w:pPr>
    <w:rPr>
      <w:b/>
      <w:sz w:val="32"/>
      <w:szCs w:val="20"/>
    </w:rPr>
  </w:style>
  <w:style w:type="paragraph" w:styleId="Header">
    <w:name w:val="header"/>
    <w:basedOn w:val="Normal"/>
    <w:link w:val="HeaderChar"/>
    <w:uiPriority w:val="99"/>
    <w:rsid w:val="00E44638"/>
    <w:pPr>
      <w:tabs>
        <w:tab w:val="center" w:pos="4320"/>
        <w:tab w:val="right" w:pos="8640"/>
      </w:tabs>
    </w:pPr>
    <w:rPr>
      <w:sz w:val="22"/>
    </w:rPr>
  </w:style>
  <w:style w:type="character" w:customStyle="1" w:styleId="HeaderChar">
    <w:name w:val="Header Char"/>
    <w:basedOn w:val="DefaultParagraphFont"/>
    <w:link w:val="Header"/>
    <w:uiPriority w:val="99"/>
    <w:semiHidden/>
    <w:locked/>
    <w:rsid w:val="002810DA"/>
    <w:rPr>
      <w:rFonts w:cs="Times New Roman"/>
      <w:sz w:val="24"/>
      <w:szCs w:val="24"/>
    </w:rPr>
  </w:style>
  <w:style w:type="paragraph" w:customStyle="1" w:styleId="Appendix">
    <w:name w:val="Appendix"/>
    <w:basedOn w:val="Title"/>
    <w:uiPriority w:val="99"/>
    <w:rsid w:val="00E44638"/>
    <w:pPr>
      <w:numPr>
        <w:numId w:val="10"/>
      </w:numPr>
      <w:tabs>
        <w:tab w:val="num" w:pos="540"/>
      </w:tabs>
      <w:autoSpaceDE w:val="0"/>
      <w:autoSpaceDN w:val="0"/>
      <w:adjustRightInd w:val="0"/>
      <w:spacing w:before="0" w:after="120"/>
      <w:ind w:left="547" w:hanging="547"/>
      <w:jc w:val="left"/>
      <w:outlineLvl w:val="9"/>
    </w:pPr>
    <w:rPr>
      <w:kern w:val="0"/>
      <w:sz w:val="28"/>
    </w:rPr>
  </w:style>
  <w:style w:type="paragraph" w:customStyle="1" w:styleId="subhead1">
    <w:name w:val="subhead1"/>
    <w:basedOn w:val="Normal"/>
    <w:uiPriority w:val="99"/>
    <w:rsid w:val="00E44638"/>
    <w:pPr>
      <w:spacing w:before="240" w:after="120" w:line="256" w:lineRule="auto"/>
    </w:pPr>
    <w:rPr>
      <w:b/>
      <w:caps/>
      <w:szCs w:val="20"/>
    </w:rPr>
  </w:style>
  <w:style w:type="paragraph" w:customStyle="1" w:styleId="excap">
    <w:name w:val="ex cap"/>
    <w:uiPriority w:val="99"/>
    <w:rsid w:val="00E44638"/>
    <w:pPr>
      <w:spacing w:before="240" w:after="240" w:line="256" w:lineRule="auto"/>
      <w:jc w:val="center"/>
    </w:pPr>
    <w:rPr>
      <w:b/>
      <w:sz w:val="24"/>
      <w:szCs w:val="20"/>
    </w:rPr>
  </w:style>
  <w:style w:type="paragraph" w:styleId="Title">
    <w:name w:val="Title"/>
    <w:basedOn w:val="Normal"/>
    <w:link w:val="TitleChar"/>
    <w:uiPriority w:val="99"/>
    <w:qFormat/>
    <w:rsid w:val="00E44638"/>
    <w:pPr>
      <w:spacing w:before="240" w:after="60"/>
      <w:jc w:val="center"/>
      <w:outlineLvl w:val="0"/>
    </w:pPr>
    <w:rPr>
      <w:rFonts w:ascii="Arial" w:hAnsi="Arial"/>
      <w:b/>
      <w:bCs/>
      <w:kern w:val="28"/>
      <w:sz w:val="32"/>
      <w:szCs w:val="32"/>
    </w:rPr>
  </w:style>
  <w:style w:type="character" w:customStyle="1" w:styleId="TitleChar">
    <w:name w:val="Title Char"/>
    <w:basedOn w:val="DefaultParagraphFont"/>
    <w:link w:val="Title"/>
    <w:uiPriority w:val="99"/>
    <w:locked/>
    <w:rsid w:val="00F6401E"/>
    <w:rPr>
      <w:rFonts w:ascii="Arial" w:hAnsi="Arial" w:cs="Times New Roman"/>
      <w:b/>
      <w:kern w:val="28"/>
      <w:sz w:val="32"/>
    </w:rPr>
  </w:style>
  <w:style w:type="paragraph" w:styleId="BodyText">
    <w:name w:val="Body Text"/>
    <w:basedOn w:val="Normal"/>
    <w:link w:val="BodyTextChar"/>
    <w:uiPriority w:val="99"/>
    <w:rsid w:val="00A270AC"/>
    <w:pPr>
      <w:autoSpaceDE w:val="0"/>
      <w:autoSpaceDN w:val="0"/>
      <w:adjustRightInd w:val="0"/>
      <w:spacing w:before="120" w:after="120"/>
    </w:pPr>
    <w:rPr>
      <w:iCs/>
      <w:sz w:val="22"/>
      <w:szCs w:val="22"/>
    </w:rPr>
  </w:style>
  <w:style w:type="character" w:customStyle="1" w:styleId="BodyTextChar">
    <w:name w:val="Body Text Char"/>
    <w:basedOn w:val="DefaultParagraphFont"/>
    <w:link w:val="BodyText"/>
    <w:uiPriority w:val="99"/>
    <w:locked/>
    <w:rsid w:val="008C5C9D"/>
    <w:rPr>
      <w:rFonts w:cs="Times New Roman"/>
      <w:sz w:val="22"/>
    </w:rPr>
  </w:style>
  <w:style w:type="paragraph" w:styleId="Footer">
    <w:name w:val="footer"/>
    <w:basedOn w:val="Normal"/>
    <w:link w:val="FooterChar"/>
    <w:uiPriority w:val="99"/>
    <w:rsid w:val="000F1DA3"/>
    <w:pPr>
      <w:tabs>
        <w:tab w:val="center" w:pos="4320"/>
        <w:tab w:val="right" w:pos="8640"/>
      </w:tabs>
    </w:pPr>
  </w:style>
  <w:style w:type="character" w:customStyle="1" w:styleId="FooterChar">
    <w:name w:val="Footer Char"/>
    <w:basedOn w:val="DefaultParagraphFont"/>
    <w:link w:val="Footer"/>
    <w:uiPriority w:val="99"/>
    <w:locked/>
    <w:rsid w:val="00F6401E"/>
    <w:rPr>
      <w:rFonts w:cs="Times New Roman"/>
      <w:sz w:val="24"/>
    </w:rPr>
  </w:style>
  <w:style w:type="character" w:styleId="PageNumber">
    <w:name w:val="page number"/>
    <w:basedOn w:val="DefaultParagraphFont"/>
    <w:uiPriority w:val="99"/>
    <w:rsid w:val="00A16919"/>
    <w:rPr>
      <w:rFonts w:cs="Times New Roman"/>
    </w:rPr>
  </w:style>
  <w:style w:type="paragraph" w:customStyle="1" w:styleId="Title2">
    <w:name w:val="Title 2"/>
    <w:uiPriority w:val="99"/>
    <w:rsid w:val="00F6401E"/>
    <w:pPr>
      <w:spacing w:before="120" w:after="120"/>
      <w:jc w:val="center"/>
    </w:pPr>
    <w:rPr>
      <w:rFonts w:ascii="Arial" w:hAnsi="Arial" w:cs="Arial"/>
      <w:b/>
      <w:bCs/>
      <w:sz w:val="28"/>
      <w:szCs w:val="32"/>
    </w:rPr>
  </w:style>
  <w:style w:type="paragraph" w:customStyle="1" w:styleId="TableHeading">
    <w:name w:val="Table Heading"/>
    <w:uiPriority w:val="99"/>
    <w:rsid w:val="00A379D8"/>
    <w:pPr>
      <w:spacing w:before="40" w:after="60"/>
    </w:pPr>
    <w:rPr>
      <w:rFonts w:ascii="Arial" w:hAnsi="Arial" w:cs="Arial"/>
      <w:b/>
      <w:sz w:val="18"/>
    </w:rPr>
  </w:style>
  <w:style w:type="paragraph" w:customStyle="1" w:styleId="TableText">
    <w:name w:val="Table Text"/>
    <w:link w:val="TableTextChar"/>
    <w:uiPriority w:val="99"/>
    <w:rsid w:val="00BE2115"/>
    <w:pPr>
      <w:spacing w:before="40" w:after="40"/>
    </w:pPr>
    <w:rPr>
      <w:rFonts w:ascii="Arial" w:hAnsi="Arial"/>
    </w:rPr>
  </w:style>
  <w:style w:type="paragraph" w:customStyle="1" w:styleId="BodyTextBullet1">
    <w:name w:val="Body Text Bullet 1"/>
    <w:uiPriority w:val="99"/>
    <w:rsid w:val="00F6401E"/>
    <w:pPr>
      <w:numPr>
        <w:numId w:val="11"/>
      </w:numPr>
      <w:spacing w:before="60" w:after="60"/>
    </w:pPr>
    <w:rPr>
      <w:szCs w:val="20"/>
    </w:rPr>
  </w:style>
  <w:style w:type="paragraph" w:styleId="TOC1">
    <w:name w:val="toc 1"/>
    <w:basedOn w:val="Normal"/>
    <w:next w:val="Normal"/>
    <w:autoRedefine/>
    <w:uiPriority w:val="39"/>
    <w:rsid w:val="00171515"/>
    <w:pPr>
      <w:spacing w:before="240" w:after="120"/>
    </w:pPr>
    <w:rPr>
      <w:rFonts w:ascii="Arial" w:hAnsi="Arial"/>
      <w:b/>
      <w:bCs/>
      <w:sz w:val="28"/>
      <w:szCs w:val="20"/>
    </w:rPr>
  </w:style>
  <w:style w:type="paragraph" w:styleId="TOC2">
    <w:name w:val="toc 2"/>
    <w:basedOn w:val="Normal"/>
    <w:next w:val="Normal"/>
    <w:autoRedefine/>
    <w:uiPriority w:val="39"/>
    <w:rsid w:val="00171515"/>
    <w:pPr>
      <w:spacing w:before="120"/>
      <w:ind w:left="240"/>
    </w:pPr>
    <w:rPr>
      <w:rFonts w:ascii="Arial" w:hAnsi="Arial"/>
      <w:iCs/>
      <w:szCs w:val="20"/>
    </w:rPr>
  </w:style>
  <w:style w:type="paragraph" w:styleId="TOC3">
    <w:name w:val="toc 3"/>
    <w:basedOn w:val="Normal"/>
    <w:next w:val="Normal"/>
    <w:autoRedefine/>
    <w:uiPriority w:val="99"/>
    <w:rsid w:val="00171515"/>
    <w:pPr>
      <w:ind w:left="480"/>
    </w:pPr>
    <w:rPr>
      <w:rFonts w:ascii="Arial" w:hAnsi="Arial"/>
      <w:sz w:val="20"/>
      <w:szCs w:val="20"/>
    </w:rPr>
  </w:style>
  <w:style w:type="paragraph" w:customStyle="1" w:styleId="CoverTitleInstructions">
    <w:name w:val="Cover Title Instructions"/>
    <w:basedOn w:val="InstructionalText1"/>
    <w:uiPriority w:val="99"/>
    <w:rsid w:val="00F6401E"/>
    <w:pPr>
      <w:jc w:val="center"/>
    </w:pPr>
    <w:rPr>
      <w:szCs w:val="28"/>
    </w:rPr>
  </w:style>
  <w:style w:type="paragraph" w:customStyle="1" w:styleId="InstructionalText1">
    <w:name w:val="Instructional Text 1"/>
    <w:basedOn w:val="Normal"/>
    <w:next w:val="BodyText"/>
    <w:link w:val="InstructionalText1Char"/>
    <w:uiPriority w:val="99"/>
    <w:rsid w:val="00F6401E"/>
    <w:pPr>
      <w:keepLines/>
      <w:autoSpaceDE w:val="0"/>
      <w:autoSpaceDN w:val="0"/>
      <w:adjustRightInd w:val="0"/>
      <w:spacing w:before="60" w:after="120" w:line="240" w:lineRule="atLeast"/>
    </w:pPr>
    <w:rPr>
      <w:i/>
      <w:iCs/>
      <w:color w:val="0000FF"/>
      <w:sz w:val="22"/>
      <w:szCs w:val="20"/>
    </w:rPr>
  </w:style>
  <w:style w:type="character" w:customStyle="1" w:styleId="InstructionalText1Char">
    <w:name w:val="Instructional Text 1 Char"/>
    <w:basedOn w:val="DefaultParagraphFont"/>
    <w:link w:val="InstructionalText1"/>
    <w:uiPriority w:val="99"/>
    <w:locked/>
    <w:rsid w:val="00F6401E"/>
    <w:rPr>
      <w:rFonts w:cs="Times New Roman"/>
      <w:i/>
      <w:iCs/>
      <w:color w:val="0000FF"/>
      <w:sz w:val="22"/>
    </w:rPr>
  </w:style>
  <w:style w:type="paragraph" w:customStyle="1" w:styleId="Appendix1">
    <w:name w:val="Appendix 1"/>
    <w:basedOn w:val="Normal"/>
    <w:uiPriority w:val="99"/>
    <w:rsid w:val="00F6401E"/>
    <w:pPr>
      <w:numPr>
        <w:numId w:val="12"/>
      </w:numPr>
      <w:ind w:hanging="720"/>
    </w:pPr>
    <w:rPr>
      <w:rFonts w:ascii="Arial" w:hAnsi="Arial"/>
      <w:b/>
      <w:sz w:val="32"/>
    </w:rPr>
  </w:style>
  <w:style w:type="paragraph" w:customStyle="1" w:styleId="Appendix2">
    <w:name w:val="Appendix 2"/>
    <w:basedOn w:val="Appendix1"/>
    <w:uiPriority w:val="99"/>
    <w:rsid w:val="00F6401E"/>
    <w:pPr>
      <w:numPr>
        <w:ilvl w:val="1"/>
      </w:numPr>
      <w:tabs>
        <w:tab w:val="clear" w:pos="1152"/>
        <w:tab w:val="num" w:pos="900"/>
        <w:tab w:val="num" w:pos="1440"/>
      </w:tabs>
      <w:ind w:left="900" w:hanging="900"/>
    </w:pPr>
  </w:style>
  <w:style w:type="paragraph" w:styleId="Caption">
    <w:name w:val="caption"/>
    <w:basedOn w:val="Normal"/>
    <w:next w:val="Normal"/>
    <w:autoRedefine/>
    <w:uiPriority w:val="99"/>
    <w:qFormat/>
    <w:rsid w:val="00CF59A9"/>
    <w:pPr>
      <w:keepLines/>
      <w:spacing w:before="120" w:after="120"/>
      <w:jc w:val="center"/>
    </w:pPr>
    <w:rPr>
      <w:bCs/>
      <w:i/>
      <w:sz w:val="22"/>
      <w:szCs w:val="20"/>
    </w:rPr>
  </w:style>
  <w:style w:type="paragraph" w:customStyle="1" w:styleId="CrossReference">
    <w:name w:val="CrossReference"/>
    <w:basedOn w:val="Normal"/>
    <w:uiPriority w:val="99"/>
    <w:rsid w:val="00F6401E"/>
    <w:pPr>
      <w:keepNext/>
      <w:keepLines/>
      <w:autoSpaceDE w:val="0"/>
      <w:autoSpaceDN w:val="0"/>
      <w:adjustRightInd w:val="0"/>
      <w:spacing w:before="60" w:after="60"/>
    </w:pPr>
    <w:rPr>
      <w:iCs/>
      <w:color w:val="0000FF"/>
      <w:sz w:val="20"/>
      <w:szCs w:val="22"/>
      <w:u w:val="single"/>
    </w:rPr>
  </w:style>
  <w:style w:type="paragraph" w:customStyle="1" w:styleId="ApprovalSignature">
    <w:name w:val="ApprovalSignature"/>
    <w:basedOn w:val="Normal"/>
    <w:uiPriority w:val="99"/>
    <w:rsid w:val="00F6401E"/>
    <w:pPr>
      <w:ind w:left="720"/>
    </w:pPr>
    <w:rPr>
      <w:sz w:val="22"/>
    </w:rPr>
  </w:style>
  <w:style w:type="paragraph" w:customStyle="1" w:styleId="BulletedList-Black">
    <w:name w:val="Bulleted List-Black"/>
    <w:basedOn w:val="Normal"/>
    <w:uiPriority w:val="99"/>
    <w:rsid w:val="00F6401E"/>
    <w:pPr>
      <w:numPr>
        <w:numId w:val="13"/>
      </w:numPr>
      <w:autoSpaceDE w:val="0"/>
      <w:autoSpaceDN w:val="0"/>
      <w:adjustRightInd w:val="0"/>
    </w:pPr>
    <w:rPr>
      <w:rFonts w:ascii="Arial" w:hAnsi="Arial"/>
      <w:szCs w:val="20"/>
    </w:rPr>
  </w:style>
  <w:style w:type="character" w:customStyle="1" w:styleId="TableTextChar">
    <w:name w:val="Table Text Char"/>
    <w:link w:val="TableText"/>
    <w:uiPriority w:val="99"/>
    <w:locked/>
    <w:rsid w:val="00BE2115"/>
    <w:rPr>
      <w:rFonts w:ascii="Arial" w:hAnsi="Arial"/>
      <w:sz w:val="22"/>
    </w:rPr>
  </w:style>
  <w:style w:type="paragraph" w:customStyle="1" w:styleId="Default">
    <w:name w:val="Default"/>
    <w:uiPriority w:val="99"/>
    <w:rsid w:val="00F6401E"/>
    <w:pPr>
      <w:autoSpaceDE w:val="0"/>
      <w:autoSpaceDN w:val="0"/>
      <w:adjustRightInd w:val="0"/>
    </w:pPr>
    <w:rPr>
      <w:rFonts w:ascii="Arial" w:hAnsi="Arial" w:cs="Arial"/>
      <w:color w:val="000000"/>
      <w:sz w:val="24"/>
      <w:szCs w:val="24"/>
    </w:rPr>
  </w:style>
  <w:style w:type="paragraph" w:styleId="BlockText">
    <w:name w:val="Block Text"/>
    <w:basedOn w:val="Normal"/>
    <w:next w:val="BodyText"/>
    <w:autoRedefine/>
    <w:uiPriority w:val="99"/>
    <w:rsid w:val="00F6401E"/>
    <w:pPr>
      <w:tabs>
        <w:tab w:val="right" w:pos="8640"/>
      </w:tabs>
      <w:spacing w:before="60" w:after="60"/>
      <w:ind w:right="288"/>
      <w:jc w:val="both"/>
    </w:pPr>
    <w:rPr>
      <w:rFonts w:ascii="Arial" w:hAnsi="Arial"/>
      <w:b/>
      <w:spacing w:val="-2"/>
      <w:szCs w:val="20"/>
    </w:rPr>
  </w:style>
  <w:style w:type="paragraph" w:customStyle="1" w:styleId="InstructionalBullet1">
    <w:name w:val="Instructional Bullet 1"/>
    <w:basedOn w:val="Normal"/>
    <w:uiPriority w:val="99"/>
    <w:rsid w:val="00DA1153"/>
    <w:pPr>
      <w:numPr>
        <w:numId w:val="14"/>
      </w:numPr>
      <w:tabs>
        <w:tab w:val="clear" w:pos="720"/>
        <w:tab w:val="num" w:pos="900"/>
      </w:tabs>
      <w:ind w:left="900"/>
    </w:pPr>
    <w:rPr>
      <w:i/>
      <w:color w:val="0000FF"/>
      <w:sz w:val="22"/>
    </w:rPr>
  </w:style>
  <w:style w:type="paragraph" w:styleId="BalloonText">
    <w:name w:val="Balloon Text"/>
    <w:basedOn w:val="Normal"/>
    <w:link w:val="BalloonTextChar"/>
    <w:uiPriority w:val="99"/>
    <w:rsid w:val="000C64DE"/>
    <w:rPr>
      <w:rFonts w:ascii="Tahoma" w:hAnsi="Tahoma" w:cs="Tahoma"/>
      <w:sz w:val="16"/>
      <w:szCs w:val="16"/>
    </w:rPr>
  </w:style>
  <w:style w:type="character" w:customStyle="1" w:styleId="BalloonTextChar">
    <w:name w:val="Balloon Text Char"/>
    <w:basedOn w:val="DefaultParagraphFont"/>
    <w:link w:val="BalloonText"/>
    <w:uiPriority w:val="99"/>
    <w:locked/>
    <w:rsid w:val="000C64DE"/>
    <w:rPr>
      <w:rFonts w:ascii="Tahoma" w:hAnsi="Tahoma" w:cs="Tahoma"/>
      <w:sz w:val="16"/>
      <w:szCs w:val="16"/>
    </w:rPr>
  </w:style>
  <w:style w:type="character" w:styleId="CommentReference">
    <w:name w:val="annotation reference"/>
    <w:basedOn w:val="DefaultParagraphFont"/>
    <w:uiPriority w:val="99"/>
    <w:rsid w:val="000C64DE"/>
    <w:rPr>
      <w:rFonts w:cs="Times New Roman"/>
      <w:sz w:val="16"/>
    </w:rPr>
  </w:style>
  <w:style w:type="paragraph" w:styleId="CommentText">
    <w:name w:val="annotation text"/>
    <w:basedOn w:val="Normal"/>
    <w:link w:val="CommentTextChar"/>
    <w:uiPriority w:val="99"/>
    <w:rsid w:val="000C64DE"/>
    <w:rPr>
      <w:sz w:val="20"/>
      <w:szCs w:val="20"/>
    </w:rPr>
  </w:style>
  <w:style w:type="character" w:customStyle="1" w:styleId="CommentTextChar">
    <w:name w:val="Comment Text Char"/>
    <w:basedOn w:val="DefaultParagraphFont"/>
    <w:link w:val="CommentText"/>
    <w:uiPriority w:val="99"/>
    <w:locked/>
    <w:rsid w:val="000C64DE"/>
    <w:rPr>
      <w:rFonts w:cs="Times New Roman"/>
    </w:rPr>
  </w:style>
  <w:style w:type="paragraph" w:styleId="CommentSubject">
    <w:name w:val="annotation subject"/>
    <w:basedOn w:val="CommentText"/>
    <w:next w:val="CommentText"/>
    <w:link w:val="CommentSubjectChar"/>
    <w:uiPriority w:val="99"/>
    <w:rsid w:val="000C64DE"/>
    <w:rPr>
      <w:b/>
      <w:bCs/>
    </w:rPr>
  </w:style>
  <w:style w:type="character" w:customStyle="1" w:styleId="CommentSubjectChar">
    <w:name w:val="Comment Subject Char"/>
    <w:basedOn w:val="CommentTextChar"/>
    <w:link w:val="CommentSubject"/>
    <w:uiPriority w:val="99"/>
    <w:locked/>
    <w:rsid w:val="000C64DE"/>
    <w:rPr>
      <w:rFonts w:cs="Times New Roman"/>
      <w:b/>
      <w:bCs/>
    </w:rPr>
  </w:style>
  <w:style w:type="paragraph" w:styleId="Revision">
    <w:name w:val="Revision"/>
    <w:hidden/>
    <w:uiPriority w:val="99"/>
    <w:semiHidden/>
    <w:rsid w:val="000C64DE"/>
    <w:rPr>
      <w:sz w:val="24"/>
      <w:szCs w:val="24"/>
    </w:rPr>
  </w:style>
  <w:style w:type="paragraph" w:styleId="BodyText2">
    <w:name w:val="Body Text 2"/>
    <w:basedOn w:val="Normal"/>
    <w:link w:val="BodyText2Char"/>
    <w:uiPriority w:val="99"/>
    <w:rsid w:val="00671F4A"/>
    <w:pPr>
      <w:spacing w:after="120" w:line="480" w:lineRule="auto"/>
    </w:pPr>
    <w:rPr>
      <w:rFonts w:ascii="Arial" w:hAnsi="Arial"/>
    </w:rPr>
  </w:style>
  <w:style w:type="character" w:customStyle="1" w:styleId="BodyText2Char">
    <w:name w:val="Body Text 2 Char"/>
    <w:basedOn w:val="DefaultParagraphFont"/>
    <w:link w:val="BodyText2"/>
    <w:uiPriority w:val="99"/>
    <w:locked/>
    <w:rsid w:val="00671F4A"/>
    <w:rPr>
      <w:rFonts w:ascii="Arial" w:hAnsi="Arial" w:cs="Times New Roman"/>
      <w:sz w:val="24"/>
      <w:szCs w:val="24"/>
    </w:rPr>
  </w:style>
  <w:style w:type="character" w:customStyle="1" w:styleId="referencenecessary">
    <w:name w:val="referencenecessary"/>
    <w:basedOn w:val="DefaultParagraphFont"/>
    <w:uiPriority w:val="99"/>
    <w:rsid w:val="00671F4A"/>
    <w:rPr>
      <w:rFonts w:cs="Times New Roman"/>
    </w:rPr>
  </w:style>
  <w:style w:type="table" w:styleId="TableGrid">
    <w:name w:val="Table Grid"/>
    <w:basedOn w:val="TableNormal"/>
    <w:uiPriority w:val="99"/>
    <w:rsid w:val="00671F4A"/>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autoRedefine/>
    <w:uiPriority w:val="99"/>
    <w:rsid w:val="00D37A27"/>
    <w:rPr>
      <w:i/>
      <w:sz w:val="22"/>
    </w:rPr>
  </w:style>
  <w:style w:type="character" w:styleId="Hyperlink">
    <w:name w:val="Hyperlink"/>
    <w:basedOn w:val="DefaultParagraphFont"/>
    <w:uiPriority w:val="99"/>
    <w:rsid w:val="00D37A27"/>
    <w:rPr>
      <w:rFonts w:cs="Times New Roman"/>
      <w:color w:val="0000FF"/>
      <w:u w:val="single"/>
    </w:rPr>
  </w:style>
  <w:style w:type="paragraph" w:styleId="TOC4">
    <w:name w:val="toc 4"/>
    <w:basedOn w:val="Normal"/>
    <w:next w:val="Normal"/>
    <w:autoRedefine/>
    <w:uiPriority w:val="99"/>
    <w:rsid w:val="009B10EA"/>
    <w:pPr>
      <w:ind w:left="720"/>
    </w:pPr>
    <w:rPr>
      <w:rFonts w:ascii="Calibri" w:hAnsi="Calibri"/>
      <w:sz w:val="20"/>
      <w:szCs w:val="20"/>
    </w:rPr>
  </w:style>
  <w:style w:type="paragraph" w:styleId="TOC5">
    <w:name w:val="toc 5"/>
    <w:basedOn w:val="Normal"/>
    <w:next w:val="Normal"/>
    <w:autoRedefine/>
    <w:uiPriority w:val="99"/>
    <w:rsid w:val="009B10EA"/>
    <w:pPr>
      <w:ind w:left="960"/>
    </w:pPr>
    <w:rPr>
      <w:rFonts w:ascii="Calibri" w:hAnsi="Calibri"/>
      <w:sz w:val="20"/>
      <w:szCs w:val="20"/>
    </w:rPr>
  </w:style>
  <w:style w:type="paragraph" w:styleId="TOC6">
    <w:name w:val="toc 6"/>
    <w:basedOn w:val="Normal"/>
    <w:next w:val="Normal"/>
    <w:autoRedefine/>
    <w:uiPriority w:val="99"/>
    <w:rsid w:val="009B10EA"/>
    <w:pPr>
      <w:ind w:left="1200"/>
    </w:pPr>
    <w:rPr>
      <w:rFonts w:ascii="Calibri" w:hAnsi="Calibri"/>
      <w:sz w:val="20"/>
      <w:szCs w:val="20"/>
    </w:rPr>
  </w:style>
  <w:style w:type="paragraph" w:styleId="TOC7">
    <w:name w:val="toc 7"/>
    <w:basedOn w:val="Normal"/>
    <w:next w:val="Normal"/>
    <w:autoRedefine/>
    <w:uiPriority w:val="99"/>
    <w:rsid w:val="009B10EA"/>
    <w:pPr>
      <w:ind w:left="1440"/>
    </w:pPr>
    <w:rPr>
      <w:rFonts w:ascii="Calibri" w:hAnsi="Calibri"/>
      <w:sz w:val="20"/>
      <w:szCs w:val="20"/>
    </w:rPr>
  </w:style>
  <w:style w:type="paragraph" w:styleId="TOC8">
    <w:name w:val="toc 8"/>
    <w:basedOn w:val="Normal"/>
    <w:next w:val="Normal"/>
    <w:autoRedefine/>
    <w:uiPriority w:val="99"/>
    <w:rsid w:val="009B10EA"/>
    <w:pPr>
      <w:ind w:left="1680"/>
    </w:pPr>
    <w:rPr>
      <w:rFonts w:ascii="Calibri" w:hAnsi="Calibri"/>
      <w:sz w:val="20"/>
      <w:szCs w:val="20"/>
    </w:rPr>
  </w:style>
  <w:style w:type="paragraph" w:styleId="TOC9">
    <w:name w:val="toc 9"/>
    <w:basedOn w:val="Normal"/>
    <w:next w:val="Normal"/>
    <w:autoRedefine/>
    <w:uiPriority w:val="99"/>
    <w:rsid w:val="009B10EA"/>
    <w:pPr>
      <w:ind w:left="1920"/>
    </w:pPr>
    <w:rPr>
      <w:rFonts w:ascii="Calibri" w:hAnsi="Calibri"/>
      <w:sz w:val="20"/>
      <w:szCs w:val="20"/>
    </w:rPr>
  </w:style>
  <w:style w:type="paragraph" w:styleId="TOCHeading">
    <w:name w:val="TOC Heading"/>
    <w:basedOn w:val="Heading1"/>
    <w:next w:val="Normal"/>
    <w:uiPriority w:val="99"/>
    <w:qFormat/>
    <w:rsid w:val="009B10EA"/>
    <w:pPr>
      <w:autoSpaceDE/>
      <w:autoSpaceDN/>
      <w:adjustRightInd/>
      <w:spacing w:before="480" w:after="0" w:line="276" w:lineRule="auto"/>
      <w:ind w:left="0" w:firstLine="0"/>
      <w:outlineLvl w:val="9"/>
    </w:pPr>
    <w:rPr>
      <w:rFonts w:ascii="Cambria" w:hAnsi="Cambria" w:cs="Times New Roman"/>
      <w:color w:val="365F91"/>
      <w:kern w:val="0"/>
      <w:sz w:val="28"/>
      <w:szCs w:val="28"/>
    </w:rPr>
  </w:style>
  <w:style w:type="paragraph" w:customStyle="1" w:styleId="TableColumnHeader">
    <w:name w:val="Table Column Header"/>
    <w:basedOn w:val="Normal"/>
    <w:uiPriority w:val="99"/>
    <w:rsid w:val="00BE2115"/>
    <w:pPr>
      <w:spacing w:before="80" w:after="80"/>
    </w:pPr>
    <w:rPr>
      <w:rFonts w:ascii="Arial Bold" w:hAnsi="Arial Bold"/>
      <w:b/>
      <w:color w:val="000000"/>
      <w:sz w:val="18"/>
      <w:szCs w:val="16"/>
    </w:rPr>
  </w:style>
  <w:style w:type="paragraph" w:customStyle="1" w:styleId="TableContentText">
    <w:name w:val="Table Content Text"/>
    <w:basedOn w:val="Normal"/>
    <w:uiPriority w:val="99"/>
    <w:rsid w:val="00D47428"/>
    <w:rPr>
      <w:color w:val="000000"/>
      <w:sz w:val="18"/>
      <w:szCs w:val="18"/>
    </w:rPr>
  </w:style>
  <w:style w:type="paragraph" w:customStyle="1" w:styleId="capture">
    <w:name w:val="capture"/>
    <w:uiPriority w:val="99"/>
    <w:rsid w:val="008C5C9D"/>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uiPriority w:val="99"/>
    <w:rsid w:val="008C5C9D"/>
    <w:pPr>
      <w:pBdr>
        <w:top w:val="single" w:sz="4" w:space="0" w:color="0000FF"/>
        <w:bottom w:val="single" w:sz="4" w:space="0" w:color="0000FF"/>
        <w:right w:val="single" w:sz="4" w:space="0" w:color="000000"/>
      </w:pBdr>
      <w:shd w:val="clear" w:color="auto" w:fill="0000FF"/>
      <w:ind w:left="720"/>
    </w:pPr>
    <w:rPr>
      <w:rFonts w:ascii="Courier" w:hAnsi="Courier" w:cs="Courier"/>
      <w:color w:val="FFFFFF"/>
      <w:sz w:val="18"/>
      <w:szCs w:val="18"/>
      <w:lang w:eastAsia="ar-SA"/>
    </w:rPr>
  </w:style>
  <w:style w:type="character" w:styleId="FollowedHyperlink">
    <w:name w:val="FollowedHyperlink"/>
    <w:basedOn w:val="DefaultParagraphFont"/>
    <w:uiPriority w:val="99"/>
    <w:rsid w:val="008C5C9D"/>
    <w:rPr>
      <w:rFonts w:cs="Times New Roman"/>
      <w:color w:val="606420"/>
      <w:u w:val="single"/>
    </w:rPr>
  </w:style>
  <w:style w:type="character" w:styleId="LineNumber">
    <w:name w:val="line number"/>
    <w:basedOn w:val="DefaultParagraphFont"/>
    <w:uiPriority w:val="99"/>
    <w:rsid w:val="008C5C9D"/>
    <w:rPr>
      <w:rFonts w:cs="Times New Roman"/>
    </w:rPr>
  </w:style>
  <w:style w:type="paragraph" w:styleId="Subtitle">
    <w:name w:val="Subtitle"/>
    <w:basedOn w:val="Normal"/>
    <w:link w:val="SubtitleChar"/>
    <w:uiPriority w:val="99"/>
    <w:qFormat/>
    <w:rsid w:val="008C5C9D"/>
    <w:pPr>
      <w:spacing w:after="60"/>
      <w:jc w:val="center"/>
      <w:outlineLvl w:val="1"/>
    </w:pPr>
    <w:rPr>
      <w:rFonts w:ascii="Arial" w:hAnsi="Arial" w:cs="Arial"/>
    </w:rPr>
  </w:style>
  <w:style w:type="character" w:customStyle="1" w:styleId="SubtitleChar">
    <w:name w:val="Subtitle Char"/>
    <w:basedOn w:val="DefaultParagraphFont"/>
    <w:link w:val="Subtitle"/>
    <w:uiPriority w:val="99"/>
    <w:locked/>
    <w:rsid w:val="008C5C9D"/>
    <w:rPr>
      <w:rFonts w:ascii="Arial" w:hAnsi="Arial" w:cs="Arial"/>
      <w:sz w:val="24"/>
      <w:szCs w:val="24"/>
    </w:rPr>
  </w:style>
  <w:style w:type="paragraph" w:customStyle="1" w:styleId="DividerPage">
    <w:name w:val="Divider Page"/>
    <w:next w:val="Normal"/>
    <w:uiPriority w:val="99"/>
    <w:rsid w:val="008C5C9D"/>
    <w:pPr>
      <w:keepNext/>
      <w:keepLines/>
      <w:pageBreakBefore/>
    </w:pPr>
    <w:rPr>
      <w:rFonts w:ascii="Arial" w:hAnsi="Arial"/>
      <w:b/>
      <w:sz w:val="48"/>
      <w:szCs w:val="20"/>
    </w:rPr>
  </w:style>
  <w:style w:type="paragraph" w:customStyle="1" w:styleId="BodyTextBullet2">
    <w:name w:val="Body Text Bullet 2"/>
    <w:uiPriority w:val="99"/>
    <w:rsid w:val="008C5C9D"/>
    <w:pPr>
      <w:numPr>
        <w:numId w:val="19"/>
      </w:numPr>
      <w:spacing w:before="60" w:after="60"/>
    </w:pPr>
    <w:rPr>
      <w:szCs w:val="20"/>
    </w:rPr>
  </w:style>
  <w:style w:type="paragraph" w:customStyle="1" w:styleId="BodyTextNumbered1">
    <w:name w:val="Body Text Numbered 1"/>
    <w:uiPriority w:val="99"/>
    <w:rsid w:val="008C5C9D"/>
    <w:pPr>
      <w:numPr>
        <w:numId w:val="16"/>
      </w:numPr>
    </w:pPr>
    <w:rPr>
      <w:szCs w:val="20"/>
    </w:rPr>
  </w:style>
  <w:style w:type="paragraph" w:customStyle="1" w:styleId="BodyTextNumbered2">
    <w:name w:val="Body Text Numbered 2"/>
    <w:uiPriority w:val="99"/>
    <w:rsid w:val="008C5C9D"/>
    <w:pPr>
      <w:numPr>
        <w:numId w:val="17"/>
      </w:numPr>
      <w:tabs>
        <w:tab w:val="clear" w:pos="1440"/>
        <w:tab w:val="num" w:pos="1080"/>
      </w:tabs>
      <w:spacing w:before="120" w:after="120"/>
      <w:ind w:left="1080"/>
    </w:pPr>
    <w:rPr>
      <w:szCs w:val="20"/>
    </w:rPr>
  </w:style>
  <w:style w:type="paragraph" w:customStyle="1" w:styleId="BodyTextLettered1">
    <w:name w:val="Body Text Lettered 1"/>
    <w:uiPriority w:val="99"/>
    <w:rsid w:val="008C5C9D"/>
    <w:pPr>
      <w:tabs>
        <w:tab w:val="num" w:pos="720"/>
        <w:tab w:val="num" w:pos="1440"/>
      </w:tabs>
      <w:ind w:left="720" w:hanging="360"/>
    </w:pPr>
    <w:rPr>
      <w:szCs w:val="20"/>
    </w:rPr>
  </w:style>
  <w:style w:type="paragraph" w:customStyle="1" w:styleId="BodyTextLettered2">
    <w:name w:val="Body Text Lettered 2"/>
    <w:uiPriority w:val="99"/>
    <w:rsid w:val="008C5C9D"/>
    <w:pPr>
      <w:numPr>
        <w:numId w:val="18"/>
      </w:numPr>
      <w:tabs>
        <w:tab w:val="clear" w:pos="1440"/>
        <w:tab w:val="num" w:pos="1080"/>
      </w:tabs>
      <w:spacing w:before="120" w:after="120"/>
      <w:ind w:left="1080"/>
    </w:pPr>
    <w:rPr>
      <w:szCs w:val="20"/>
    </w:rPr>
  </w:style>
  <w:style w:type="character" w:customStyle="1" w:styleId="TextItalics">
    <w:name w:val="Text Italics"/>
    <w:uiPriority w:val="99"/>
    <w:rsid w:val="008C5C9D"/>
    <w:rPr>
      <w:i/>
    </w:rPr>
  </w:style>
  <w:style w:type="character" w:customStyle="1" w:styleId="TextBold">
    <w:name w:val="Text Bold"/>
    <w:uiPriority w:val="99"/>
    <w:rsid w:val="008C5C9D"/>
    <w:rPr>
      <w:b/>
    </w:rPr>
  </w:style>
  <w:style w:type="character" w:customStyle="1" w:styleId="TextBoldItalics">
    <w:name w:val="Text Bold Italics"/>
    <w:uiPriority w:val="99"/>
    <w:rsid w:val="008C5C9D"/>
    <w:rPr>
      <w:b/>
      <w:i/>
    </w:rPr>
  </w:style>
  <w:style w:type="paragraph" w:customStyle="1" w:styleId="InstructionalNote">
    <w:name w:val="Instructional Note"/>
    <w:basedOn w:val="Normal"/>
    <w:uiPriority w:val="99"/>
    <w:rsid w:val="008C5C9D"/>
    <w:pPr>
      <w:numPr>
        <w:numId w:val="20"/>
      </w:numPr>
      <w:tabs>
        <w:tab w:val="clear" w:pos="1512"/>
      </w:tabs>
      <w:autoSpaceDE w:val="0"/>
      <w:autoSpaceDN w:val="0"/>
      <w:adjustRightInd w:val="0"/>
      <w:spacing w:before="60" w:after="60"/>
      <w:ind w:left="1260" w:hanging="900"/>
    </w:pPr>
    <w:rPr>
      <w:i/>
      <w:iCs/>
      <w:color w:val="0000FF"/>
      <w:sz w:val="22"/>
      <w:szCs w:val="22"/>
    </w:rPr>
  </w:style>
  <w:style w:type="paragraph" w:customStyle="1" w:styleId="InstructionalBullet2">
    <w:name w:val="Instructional Bullet 2"/>
    <w:basedOn w:val="InstructionalBullet1"/>
    <w:uiPriority w:val="99"/>
    <w:rsid w:val="008C5C9D"/>
    <w:pPr>
      <w:numPr>
        <w:numId w:val="0"/>
      </w:numPr>
      <w:tabs>
        <w:tab w:val="num" w:pos="360"/>
        <w:tab w:val="num" w:pos="1260"/>
      </w:tabs>
      <w:ind w:left="1260" w:hanging="360"/>
    </w:pPr>
  </w:style>
  <w:style w:type="paragraph" w:customStyle="1" w:styleId="BodyBullet2">
    <w:name w:val="Body Bullet 2"/>
    <w:basedOn w:val="Normal"/>
    <w:link w:val="BodyBullet2Char"/>
    <w:uiPriority w:val="99"/>
    <w:rsid w:val="008C5C9D"/>
    <w:pPr>
      <w:numPr>
        <w:numId w:val="21"/>
      </w:numPr>
      <w:tabs>
        <w:tab w:val="clear" w:pos="1800"/>
        <w:tab w:val="num" w:pos="1260"/>
      </w:tabs>
      <w:autoSpaceDE w:val="0"/>
      <w:autoSpaceDN w:val="0"/>
      <w:adjustRightInd w:val="0"/>
      <w:spacing w:before="60" w:after="60"/>
      <w:ind w:left="1260"/>
    </w:pPr>
    <w:rPr>
      <w:iCs/>
      <w:sz w:val="20"/>
      <w:szCs w:val="20"/>
    </w:rPr>
  </w:style>
  <w:style w:type="character" w:customStyle="1" w:styleId="BodyBullet2Char">
    <w:name w:val="Body Bullet 2 Char"/>
    <w:link w:val="BodyBullet2"/>
    <w:uiPriority w:val="99"/>
    <w:locked/>
    <w:rsid w:val="008C5C9D"/>
    <w:rPr>
      <w:iCs/>
      <w:sz w:val="20"/>
      <w:szCs w:val="20"/>
    </w:rPr>
  </w:style>
  <w:style w:type="character" w:customStyle="1" w:styleId="InstructionalTextBold">
    <w:name w:val="Instructional Text Bold"/>
    <w:uiPriority w:val="99"/>
    <w:rsid w:val="008C5C9D"/>
    <w:rPr>
      <w:b/>
      <w:color w:val="0000FF"/>
    </w:rPr>
  </w:style>
  <w:style w:type="paragraph" w:customStyle="1" w:styleId="InstructionalText2">
    <w:name w:val="Instructional Text 2"/>
    <w:basedOn w:val="InstructionalText1"/>
    <w:next w:val="Normal"/>
    <w:link w:val="InstructionalText2Char"/>
    <w:uiPriority w:val="99"/>
    <w:rsid w:val="008C5C9D"/>
    <w:pPr>
      <w:ind w:left="720"/>
    </w:pPr>
  </w:style>
  <w:style w:type="character" w:customStyle="1" w:styleId="InstructionalText2Char">
    <w:name w:val="Instructional Text 2 Char"/>
    <w:basedOn w:val="InstructionalText1Char"/>
    <w:link w:val="InstructionalText2"/>
    <w:uiPriority w:val="99"/>
    <w:locked/>
    <w:rsid w:val="008C5C9D"/>
    <w:rPr>
      <w:rFonts w:cs="Times New Roman"/>
      <w:i/>
      <w:iCs/>
      <w:color w:val="0000FF"/>
      <w:sz w:val="22"/>
    </w:rPr>
  </w:style>
  <w:style w:type="paragraph" w:styleId="ListBullet4">
    <w:name w:val="List Bullet 4"/>
    <w:basedOn w:val="Normal"/>
    <w:autoRedefine/>
    <w:uiPriority w:val="99"/>
    <w:rsid w:val="008C5C9D"/>
    <w:pPr>
      <w:tabs>
        <w:tab w:val="num" w:pos="1440"/>
      </w:tabs>
      <w:ind w:left="1440" w:hanging="360"/>
    </w:pPr>
    <w:rPr>
      <w:sz w:val="22"/>
    </w:rPr>
  </w:style>
  <w:style w:type="paragraph" w:customStyle="1" w:styleId="InstructionalTable">
    <w:name w:val="Instructional Table"/>
    <w:basedOn w:val="Normal"/>
    <w:uiPriority w:val="99"/>
    <w:rsid w:val="008C5C9D"/>
    <w:rPr>
      <w:i/>
      <w:color w:val="0000FF"/>
      <w:sz w:val="22"/>
    </w:rPr>
  </w:style>
  <w:style w:type="character" w:customStyle="1" w:styleId="In-LineInstruction">
    <w:name w:val="In-Line Instruction"/>
    <w:uiPriority w:val="99"/>
    <w:rsid w:val="008C5C9D"/>
    <w:rPr>
      <w:i/>
      <w:color w:val="0000FF"/>
    </w:rPr>
  </w:style>
  <w:style w:type="character" w:styleId="Emphasis">
    <w:name w:val="Emphasis"/>
    <w:basedOn w:val="DefaultParagraphFont"/>
    <w:uiPriority w:val="99"/>
    <w:qFormat/>
    <w:rsid w:val="008C5C9D"/>
    <w:rPr>
      <w:rFonts w:cs="Times New Roman"/>
      <w:i/>
    </w:rPr>
  </w:style>
  <w:style w:type="paragraph" w:customStyle="1" w:styleId="TemplateInstructions">
    <w:name w:val="Template Instructions"/>
    <w:basedOn w:val="Normal"/>
    <w:next w:val="Normal"/>
    <w:link w:val="TemplateInstructionsChar"/>
    <w:uiPriority w:val="99"/>
    <w:rsid w:val="008C5C9D"/>
    <w:pPr>
      <w:keepNext/>
      <w:keepLines/>
      <w:spacing w:before="40"/>
    </w:pPr>
    <w:rPr>
      <w:i/>
      <w:color w:val="0000FF"/>
      <w:sz w:val="22"/>
      <w:szCs w:val="20"/>
    </w:rPr>
  </w:style>
  <w:style w:type="character" w:customStyle="1" w:styleId="TemplateInstructionsChar">
    <w:name w:val="Template Instructions Char"/>
    <w:link w:val="TemplateInstructions"/>
    <w:uiPriority w:val="99"/>
    <w:locked/>
    <w:rsid w:val="008C5C9D"/>
    <w:rPr>
      <w:i/>
      <w:color w:val="0000FF"/>
      <w:sz w:val="22"/>
    </w:rPr>
  </w:style>
  <w:style w:type="paragraph" w:customStyle="1" w:styleId="BulletInstructions">
    <w:name w:val="Bullet Instructions"/>
    <w:basedOn w:val="Normal"/>
    <w:uiPriority w:val="99"/>
    <w:rsid w:val="008C5C9D"/>
    <w:pPr>
      <w:numPr>
        <w:numId w:val="15"/>
      </w:numPr>
      <w:tabs>
        <w:tab w:val="num" w:pos="720"/>
      </w:tabs>
    </w:pPr>
    <w:rPr>
      <w:i/>
      <w:color w:val="0000FF"/>
      <w:sz w:val="22"/>
    </w:rPr>
  </w:style>
  <w:style w:type="paragraph" w:customStyle="1" w:styleId="templateinstructions0">
    <w:name w:val="templateinstructions"/>
    <w:basedOn w:val="Normal"/>
    <w:uiPriority w:val="99"/>
    <w:rsid w:val="008C5C9D"/>
    <w:pPr>
      <w:spacing w:before="100" w:beforeAutospacing="1" w:after="100" w:afterAutospacing="1"/>
    </w:pPr>
  </w:style>
  <w:style w:type="paragraph" w:customStyle="1" w:styleId="Appendix11">
    <w:name w:val="Appendix 1.1"/>
    <w:basedOn w:val="Heading2"/>
    <w:next w:val="Normal"/>
    <w:link w:val="Appendix11Char"/>
    <w:uiPriority w:val="99"/>
    <w:rsid w:val="008C5C9D"/>
    <w:pPr>
      <w:numPr>
        <w:numId w:val="22"/>
      </w:numPr>
      <w:tabs>
        <w:tab w:val="clear" w:pos="900"/>
        <w:tab w:val="left" w:pos="720"/>
      </w:tabs>
      <w:spacing w:before="240"/>
    </w:pPr>
    <w:rPr>
      <w:rFonts w:cs="Times New Roman"/>
    </w:rPr>
  </w:style>
  <w:style w:type="character" w:customStyle="1" w:styleId="BodyItalic">
    <w:name w:val="Body Italic"/>
    <w:uiPriority w:val="99"/>
    <w:rsid w:val="008C5C9D"/>
    <w:rPr>
      <w:i/>
    </w:rPr>
  </w:style>
  <w:style w:type="paragraph" w:customStyle="1" w:styleId="TableHeadingCentered">
    <w:name w:val="Table Heading Centered"/>
    <w:basedOn w:val="TableHeading"/>
    <w:uiPriority w:val="99"/>
    <w:rsid w:val="008C5C9D"/>
    <w:pPr>
      <w:jc w:val="center"/>
    </w:pPr>
    <w:rPr>
      <w:rFonts w:cs="Times New Roman"/>
      <w:sz w:val="16"/>
      <w:szCs w:val="16"/>
    </w:rPr>
  </w:style>
  <w:style w:type="paragraph" w:customStyle="1" w:styleId="Note">
    <w:name w:val="Note"/>
    <w:basedOn w:val="Normal"/>
    <w:next w:val="BodyText"/>
    <w:uiPriority w:val="99"/>
    <w:rsid w:val="008C5C9D"/>
    <w:pPr>
      <w:numPr>
        <w:numId w:val="23"/>
      </w:numPr>
      <w:pBdr>
        <w:top w:val="single" w:sz="4" w:space="2" w:color="auto"/>
        <w:bottom w:val="single" w:sz="4" w:space="2" w:color="auto"/>
      </w:pBdr>
      <w:shd w:val="clear" w:color="auto" w:fill="E0E0E0"/>
      <w:tabs>
        <w:tab w:val="clear" w:pos="1440"/>
        <w:tab w:val="num" w:pos="792"/>
      </w:tabs>
      <w:spacing w:before="240" w:after="240" w:line="300" w:lineRule="auto"/>
    </w:pPr>
    <w:rPr>
      <w:rFonts w:ascii="Arial" w:eastAsia="MS Mincho" w:hAnsi="Arial"/>
      <w:sz w:val="20"/>
      <w:szCs w:val="20"/>
      <w:lang w:eastAsia="en-GB"/>
    </w:rPr>
  </w:style>
  <w:style w:type="character" w:customStyle="1" w:styleId="Appendix11Char">
    <w:name w:val="Appendix 1.1 Char"/>
    <w:link w:val="Appendix11"/>
    <w:uiPriority w:val="99"/>
    <w:locked/>
    <w:rsid w:val="008C5C9D"/>
    <w:rPr>
      <w:rFonts w:ascii="Arial" w:hAnsi="Arial"/>
      <w:b/>
      <w:iCs/>
      <w:kern w:val="32"/>
      <w:sz w:val="32"/>
      <w:szCs w:val="28"/>
    </w:rPr>
  </w:style>
  <w:style w:type="paragraph" w:customStyle="1" w:styleId="ReqFrontPageText">
    <w:name w:val="Req Front Page Text"/>
    <w:basedOn w:val="Normal"/>
    <w:uiPriority w:val="99"/>
    <w:rsid w:val="008C5C9D"/>
    <w:pPr>
      <w:keepNext/>
      <w:spacing w:before="1080"/>
      <w:ind w:right="720"/>
      <w:jc w:val="right"/>
    </w:pPr>
    <w:rPr>
      <w:rFonts w:ascii="Calibri" w:hAnsi="Calibri" w:cs="Calibri"/>
      <w:sz w:val="28"/>
      <w:szCs w:val="28"/>
    </w:rPr>
  </w:style>
  <w:style w:type="character" w:customStyle="1" w:styleId="ReqFrontPageTextItalic">
    <w:name w:val="Req Front Page Text Italic"/>
    <w:uiPriority w:val="99"/>
    <w:rsid w:val="008C5C9D"/>
    <w:rPr>
      <w:i/>
    </w:rPr>
  </w:style>
  <w:style w:type="character" w:customStyle="1" w:styleId="ReqFrontPageTextRed">
    <w:name w:val="Req Front Page Text Red"/>
    <w:uiPriority w:val="99"/>
    <w:rsid w:val="008C5C9D"/>
    <w:rPr>
      <w:i/>
      <w:color w:val="FF0000"/>
    </w:rPr>
  </w:style>
  <w:style w:type="table" w:customStyle="1" w:styleId="EVEAHProgram">
    <w:name w:val="EVEAH Program"/>
    <w:uiPriority w:val="99"/>
    <w:rsid w:val="00437C83"/>
    <w:pPr>
      <w:spacing w:before="40" w:after="40"/>
    </w:pPr>
    <w:rPr>
      <w:rFonts w:ascii="Arial" w:hAnsi="Arial"/>
      <w:sz w:val="18"/>
      <w:szCs w:val="20"/>
    </w:rPr>
    <w:tblPr>
      <w:tblInd w:w="0"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CellMar>
        <w:top w:w="0" w:type="dxa"/>
        <w:left w:w="108" w:type="dxa"/>
        <w:bottom w:w="0" w:type="dxa"/>
        <w:right w:w="108" w:type="dxa"/>
      </w:tblCellMar>
    </w:tblPr>
    <w:trPr>
      <w:cantSplit/>
    </w:trPr>
  </w:style>
  <w:style w:type="paragraph" w:styleId="ListParagraph">
    <w:name w:val="List Paragraph"/>
    <w:basedOn w:val="Normal"/>
    <w:uiPriority w:val="34"/>
    <w:qFormat/>
    <w:rsid w:val="0040552C"/>
    <w:pPr>
      <w:ind w:left="720"/>
      <w:contextualSpacing/>
    </w:pPr>
  </w:style>
  <w:style w:type="paragraph" w:customStyle="1" w:styleId="BodyText1">
    <w:name w:val="Body Text1"/>
    <w:basedOn w:val="Normal"/>
    <w:autoRedefine/>
    <w:uiPriority w:val="99"/>
    <w:rsid w:val="004F16C7"/>
    <w:pPr>
      <w:spacing w:before="120" w:after="120"/>
    </w:pPr>
    <w:rPr>
      <w:sz w:val="22"/>
      <w:szCs w:val="22"/>
    </w:rPr>
  </w:style>
  <w:style w:type="paragraph" w:customStyle="1" w:styleId="SecondaryHeadings">
    <w:name w:val="Secondary Headings"/>
    <w:basedOn w:val="Normal"/>
    <w:next w:val="Normal"/>
    <w:uiPriority w:val="99"/>
    <w:rsid w:val="008A5BCF"/>
    <w:pPr>
      <w:numPr>
        <w:numId w:val="24"/>
      </w:numPr>
    </w:pPr>
    <w:rPr>
      <w:caps/>
      <w:szCs w:val="20"/>
    </w:rPr>
  </w:style>
  <w:style w:type="paragraph" w:customStyle="1" w:styleId="Title1">
    <w:name w:val="Title 1"/>
    <w:basedOn w:val="Heading1"/>
    <w:uiPriority w:val="99"/>
    <w:rsid w:val="008A5BCF"/>
    <w:pPr>
      <w:numPr>
        <w:ilvl w:val="1"/>
        <w:numId w:val="24"/>
      </w:numPr>
      <w:autoSpaceDE/>
      <w:autoSpaceDN/>
      <w:adjustRightInd/>
      <w:spacing w:before="240"/>
    </w:pPr>
    <w:rPr>
      <w:rFonts w:ascii="Times New Roman" w:hAnsi="Times New Roman" w:cs="Times New Roman"/>
      <w:bCs w:val="0"/>
      <w:caps/>
      <w:kern w:val="28"/>
      <w:sz w:val="28"/>
      <w:szCs w:val="20"/>
    </w:rPr>
  </w:style>
  <w:style w:type="paragraph" w:customStyle="1" w:styleId="StyleTitlePageCentered">
    <w:name w:val="Style TitlePage + Centered"/>
    <w:basedOn w:val="Normal"/>
    <w:uiPriority w:val="99"/>
    <w:rsid w:val="00365AFB"/>
    <w:pPr>
      <w:jc w:val="center"/>
    </w:pPr>
    <w:rPr>
      <w:rFonts w:ascii="Arial" w:hAnsi="Arial"/>
      <w:sz w:val="44"/>
      <w:szCs w:val="44"/>
    </w:rPr>
  </w:style>
  <w:style w:type="paragraph" w:customStyle="1" w:styleId="InstructionalTextHeading1">
    <w:name w:val="Instructional Text Heading 1"/>
    <w:basedOn w:val="InstructionalText1"/>
    <w:uiPriority w:val="99"/>
    <w:rsid w:val="00E13DEB"/>
    <w:rPr>
      <w:b/>
      <w:i w:val="0"/>
      <w:sz w:val="28"/>
      <w:szCs w:val="28"/>
    </w:rPr>
  </w:style>
  <w:style w:type="paragraph" w:customStyle="1" w:styleId="InstructionalTextHeading2">
    <w:name w:val="Instructional Text Heading 2"/>
    <w:basedOn w:val="InstructionalTextHeading1"/>
    <w:uiPriority w:val="99"/>
    <w:rsid w:val="00BC0FEE"/>
    <w:rPr>
      <w:sz w:val="24"/>
      <w:szCs w:val="24"/>
    </w:rPr>
  </w:style>
  <w:style w:type="paragraph" w:customStyle="1" w:styleId="InstructionalTextHeading3">
    <w:name w:val="Instructional Text Heading 3"/>
    <w:basedOn w:val="InstructionalTextHeading2"/>
    <w:uiPriority w:val="99"/>
    <w:rsid w:val="00BC0FEE"/>
    <w:rPr>
      <w:i/>
    </w:rPr>
  </w:style>
  <w:style w:type="paragraph" w:customStyle="1" w:styleId="Type1">
    <w:name w:val="Type 1"/>
    <w:basedOn w:val="Normal"/>
    <w:uiPriority w:val="99"/>
    <w:rsid w:val="00160125"/>
    <w:rPr>
      <w:b/>
      <w:bCs/>
      <w:sz w:val="28"/>
      <w:szCs w:val="20"/>
    </w:rPr>
  </w:style>
  <w:style w:type="character" w:customStyle="1" w:styleId="CharChar1">
    <w:name w:val="Char Char1"/>
    <w:uiPriority w:val="99"/>
    <w:rsid w:val="00673E83"/>
    <w:rPr>
      <w:lang w:val="en-US" w:eastAsia="en-US"/>
    </w:rPr>
  </w:style>
  <w:style w:type="character" w:customStyle="1" w:styleId="apple-converted-space">
    <w:name w:val="apple-converted-space"/>
    <w:basedOn w:val="DefaultParagraphFont"/>
    <w:rsid w:val="00A03215"/>
    <w:rPr>
      <w:rFonts w:cs="Times New Roman"/>
    </w:rPr>
  </w:style>
  <w:style w:type="paragraph" w:styleId="NormalWeb">
    <w:name w:val="Normal (Web)"/>
    <w:basedOn w:val="Normal"/>
    <w:uiPriority w:val="99"/>
    <w:locked/>
    <w:rsid w:val="000F5294"/>
    <w:pPr>
      <w:spacing w:before="100" w:beforeAutospacing="1" w:after="100" w:afterAutospacing="1"/>
    </w:pPr>
  </w:style>
  <w:style w:type="character" w:customStyle="1" w:styleId="apple-style-span">
    <w:name w:val="apple-style-span"/>
    <w:uiPriority w:val="99"/>
    <w:rsid w:val="00B3699D"/>
  </w:style>
  <w:style w:type="character" w:customStyle="1" w:styleId="il">
    <w:name w:val="il"/>
    <w:basedOn w:val="DefaultParagraphFont"/>
    <w:rsid w:val="00F87B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3900378">
      <w:bodyDiv w:val="1"/>
      <w:marLeft w:val="0"/>
      <w:marRight w:val="0"/>
      <w:marTop w:val="0"/>
      <w:marBottom w:val="0"/>
      <w:divBdr>
        <w:top w:val="none" w:sz="0" w:space="0" w:color="auto"/>
        <w:left w:val="none" w:sz="0" w:space="0" w:color="auto"/>
        <w:bottom w:val="none" w:sz="0" w:space="0" w:color="auto"/>
        <w:right w:val="none" w:sz="0" w:space="0" w:color="auto"/>
      </w:divBdr>
    </w:div>
    <w:div w:id="1244678757">
      <w:bodyDiv w:val="1"/>
      <w:marLeft w:val="0"/>
      <w:marRight w:val="0"/>
      <w:marTop w:val="0"/>
      <w:marBottom w:val="0"/>
      <w:divBdr>
        <w:top w:val="none" w:sz="0" w:space="0" w:color="auto"/>
        <w:left w:val="none" w:sz="0" w:space="0" w:color="auto"/>
        <w:bottom w:val="none" w:sz="0" w:space="0" w:color="auto"/>
        <w:right w:val="none" w:sz="0" w:space="0" w:color="auto"/>
      </w:divBdr>
    </w:div>
    <w:div w:id="1813790099">
      <w:marLeft w:val="0"/>
      <w:marRight w:val="0"/>
      <w:marTop w:val="0"/>
      <w:marBottom w:val="0"/>
      <w:divBdr>
        <w:top w:val="none" w:sz="0" w:space="0" w:color="auto"/>
        <w:left w:val="none" w:sz="0" w:space="0" w:color="auto"/>
        <w:bottom w:val="none" w:sz="0" w:space="0" w:color="auto"/>
        <w:right w:val="none" w:sz="0" w:space="0" w:color="auto"/>
      </w:divBdr>
    </w:div>
    <w:div w:id="1813790100">
      <w:marLeft w:val="0"/>
      <w:marRight w:val="0"/>
      <w:marTop w:val="0"/>
      <w:marBottom w:val="0"/>
      <w:divBdr>
        <w:top w:val="none" w:sz="0" w:space="0" w:color="auto"/>
        <w:left w:val="none" w:sz="0" w:space="0" w:color="auto"/>
        <w:bottom w:val="none" w:sz="0" w:space="0" w:color="auto"/>
        <w:right w:val="none" w:sz="0" w:space="0" w:color="auto"/>
      </w:divBdr>
    </w:div>
    <w:div w:id="1813790101">
      <w:marLeft w:val="0"/>
      <w:marRight w:val="0"/>
      <w:marTop w:val="0"/>
      <w:marBottom w:val="0"/>
      <w:divBdr>
        <w:top w:val="none" w:sz="0" w:space="0" w:color="auto"/>
        <w:left w:val="none" w:sz="0" w:space="0" w:color="auto"/>
        <w:bottom w:val="none" w:sz="0" w:space="0" w:color="auto"/>
        <w:right w:val="none" w:sz="0" w:space="0" w:color="auto"/>
      </w:divBdr>
    </w:div>
    <w:div w:id="1813790102">
      <w:marLeft w:val="0"/>
      <w:marRight w:val="0"/>
      <w:marTop w:val="0"/>
      <w:marBottom w:val="0"/>
      <w:divBdr>
        <w:top w:val="none" w:sz="0" w:space="0" w:color="auto"/>
        <w:left w:val="none" w:sz="0" w:space="0" w:color="auto"/>
        <w:bottom w:val="none" w:sz="0" w:space="0" w:color="auto"/>
        <w:right w:val="none" w:sz="0" w:space="0" w:color="auto"/>
      </w:divBdr>
    </w:div>
    <w:div w:id="1813790103">
      <w:marLeft w:val="0"/>
      <w:marRight w:val="0"/>
      <w:marTop w:val="0"/>
      <w:marBottom w:val="0"/>
      <w:divBdr>
        <w:top w:val="none" w:sz="0" w:space="0" w:color="auto"/>
        <w:left w:val="none" w:sz="0" w:space="0" w:color="auto"/>
        <w:bottom w:val="none" w:sz="0" w:space="0" w:color="auto"/>
        <w:right w:val="none" w:sz="0" w:space="0" w:color="auto"/>
      </w:divBdr>
    </w:div>
    <w:div w:id="1813790104">
      <w:marLeft w:val="0"/>
      <w:marRight w:val="0"/>
      <w:marTop w:val="0"/>
      <w:marBottom w:val="0"/>
      <w:divBdr>
        <w:top w:val="none" w:sz="0" w:space="0" w:color="auto"/>
        <w:left w:val="none" w:sz="0" w:space="0" w:color="auto"/>
        <w:bottom w:val="none" w:sz="0" w:space="0" w:color="auto"/>
        <w:right w:val="none" w:sz="0" w:space="0" w:color="auto"/>
      </w:divBdr>
    </w:div>
    <w:div w:id="1813790105">
      <w:marLeft w:val="0"/>
      <w:marRight w:val="0"/>
      <w:marTop w:val="0"/>
      <w:marBottom w:val="0"/>
      <w:divBdr>
        <w:top w:val="none" w:sz="0" w:space="0" w:color="auto"/>
        <w:left w:val="none" w:sz="0" w:space="0" w:color="auto"/>
        <w:bottom w:val="none" w:sz="0" w:space="0" w:color="auto"/>
        <w:right w:val="none" w:sz="0" w:space="0" w:color="auto"/>
      </w:divBdr>
    </w:div>
    <w:div w:id="1813790106">
      <w:marLeft w:val="0"/>
      <w:marRight w:val="0"/>
      <w:marTop w:val="0"/>
      <w:marBottom w:val="0"/>
      <w:divBdr>
        <w:top w:val="none" w:sz="0" w:space="0" w:color="auto"/>
        <w:left w:val="none" w:sz="0" w:space="0" w:color="auto"/>
        <w:bottom w:val="none" w:sz="0" w:space="0" w:color="auto"/>
        <w:right w:val="none" w:sz="0" w:space="0" w:color="auto"/>
      </w:divBdr>
    </w:div>
    <w:div w:id="1813790107">
      <w:marLeft w:val="0"/>
      <w:marRight w:val="0"/>
      <w:marTop w:val="0"/>
      <w:marBottom w:val="0"/>
      <w:divBdr>
        <w:top w:val="none" w:sz="0" w:space="0" w:color="auto"/>
        <w:left w:val="none" w:sz="0" w:space="0" w:color="auto"/>
        <w:bottom w:val="none" w:sz="0" w:space="0" w:color="auto"/>
        <w:right w:val="none" w:sz="0" w:space="0" w:color="auto"/>
      </w:divBdr>
    </w:div>
    <w:div w:id="1813790108">
      <w:marLeft w:val="0"/>
      <w:marRight w:val="0"/>
      <w:marTop w:val="0"/>
      <w:marBottom w:val="0"/>
      <w:divBdr>
        <w:top w:val="none" w:sz="0" w:space="0" w:color="auto"/>
        <w:left w:val="none" w:sz="0" w:space="0" w:color="auto"/>
        <w:bottom w:val="none" w:sz="0" w:space="0" w:color="auto"/>
        <w:right w:val="none" w:sz="0" w:space="0" w:color="auto"/>
      </w:divBdr>
    </w:div>
    <w:div w:id="1813790109">
      <w:marLeft w:val="0"/>
      <w:marRight w:val="0"/>
      <w:marTop w:val="0"/>
      <w:marBottom w:val="0"/>
      <w:divBdr>
        <w:top w:val="none" w:sz="0" w:space="0" w:color="auto"/>
        <w:left w:val="none" w:sz="0" w:space="0" w:color="auto"/>
        <w:bottom w:val="none" w:sz="0" w:space="0" w:color="auto"/>
        <w:right w:val="none" w:sz="0" w:space="0" w:color="auto"/>
      </w:divBdr>
    </w:div>
    <w:div w:id="1813790110">
      <w:marLeft w:val="0"/>
      <w:marRight w:val="0"/>
      <w:marTop w:val="0"/>
      <w:marBottom w:val="0"/>
      <w:divBdr>
        <w:top w:val="none" w:sz="0" w:space="0" w:color="auto"/>
        <w:left w:val="none" w:sz="0" w:space="0" w:color="auto"/>
        <w:bottom w:val="none" w:sz="0" w:space="0" w:color="auto"/>
        <w:right w:val="none" w:sz="0" w:space="0" w:color="auto"/>
      </w:divBdr>
    </w:div>
    <w:div w:id="1813790111">
      <w:marLeft w:val="0"/>
      <w:marRight w:val="0"/>
      <w:marTop w:val="0"/>
      <w:marBottom w:val="0"/>
      <w:divBdr>
        <w:top w:val="none" w:sz="0" w:space="0" w:color="auto"/>
        <w:left w:val="none" w:sz="0" w:space="0" w:color="auto"/>
        <w:bottom w:val="none" w:sz="0" w:space="0" w:color="auto"/>
        <w:right w:val="none" w:sz="0" w:space="0" w:color="auto"/>
      </w:divBdr>
    </w:div>
    <w:div w:id="1813790112">
      <w:marLeft w:val="0"/>
      <w:marRight w:val="0"/>
      <w:marTop w:val="0"/>
      <w:marBottom w:val="0"/>
      <w:divBdr>
        <w:top w:val="none" w:sz="0" w:space="0" w:color="auto"/>
        <w:left w:val="none" w:sz="0" w:space="0" w:color="auto"/>
        <w:bottom w:val="none" w:sz="0" w:space="0" w:color="auto"/>
        <w:right w:val="none" w:sz="0" w:space="0" w:color="auto"/>
      </w:divBdr>
    </w:div>
    <w:div w:id="1813790113">
      <w:marLeft w:val="0"/>
      <w:marRight w:val="0"/>
      <w:marTop w:val="0"/>
      <w:marBottom w:val="0"/>
      <w:divBdr>
        <w:top w:val="none" w:sz="0" w:space="0" w:color="auto"/>
        <w:left w:val="none" w:sz="0" w:space="0" w:color="auto"/>
        <w:bottom w:val="none" w:sz="0" w:space="0" w:color="auto"/>
        <w:right w:val="none" w:sz="0" w:space="0" w:color="auto"/>
      </w:divBdr>
    </w:div>
    <w:div w:id="1813790114">
      <w:marLeft w:val="0"/>
      <w:marRight w:val="0"/>
      <w:marTop w:val="0"/>
      <w:marBottom w:val="0"/>
      <w:divBdr>
        <w:top w:val="none" w:sz="0" w:space="0" w:color="auto"/>
        <w:left w:val="none" w:sz="0" w:space="0" w:color="auto"/>
        <w:bottom w:val="none" w:sz="0" w:space="0" w:color="auto"/>
        <w:right w:val="none" w:sz="0" w:space="0" w:color="auto"/>
      </w:divBdr>
    </w:div>
    <w:div w:id="1813790115">
      <w:marLeft w:val="0"/>
      <w:marRight w:val="0"/>
      <w:marTop w:val="0"/>
      <w:marBottom w:val="0"/>
      <w:divBdr>
        <w:top w:val="none" w:sz="0" w:space="0" w:color="auto"/>
        <w:left w:val="none" w:sz="0" w:space="0" w:color="auto"/>
        <w:bottom w:val="none" w:sz="0" w:space="0" w:color="auto"/>
        <w:right w:val="none" w:sz="0" w:space="0" w:color="auto"/>
      </w:divBdr>
      <w:divsChild>
        <w:div w:id="1813790117">
          <w:marLeft w:val="0"/>
          <w:marRight w:val="0"/>
          <w:marTop w:val="0"/>
          <w:marBottom w:val="0"/>
          <w:divBdr>
            <w:top w:val="none" w:sz="0" w:space="0" w:color="auto"/>
            <w:left w:val="none" w:sz="0" w:space="0" w:color="auto"/>
            <w:bottom w:val="none" w:sz="0" w:space="0" w:color="auto"/>
            <w:right w:val="none" w:sz="0" w:space="0" w:color="auto"/>
          </w:divBdr>
        </w:div>
        <w:div w:id="1813790118">
          <w:marLeft w:val="0"/>
          <w:marRight w:val="0"/>
          <w:marTop w:val="0"/>
          <w:marBottom w:val="0"/>
          <w:divBdr>
            <w:top w:val="none" w:sz="0" w:space="0" w:color="auto"/>
            <w:left w:val="none" w:sz="0" w:space="0" w:color="auto"/>
            <w:bottom w:val="none" w:sz="0" w:space="0" w:color="auto"/>
            <w:right w:val="none" w:sz="0" w:space="0" w:color="auto"/>
          </w:divBdr>
        </w:div>
        <w:div w:id="1813790119">
          <w:marLeft w:val="0"/>
          <w:marRight w:val="0"/>
          <w:marTop w:val="0"/>
          <w:marBottom w:val="0"/>
          <w:divBdr>
            <w:top w:val="none" w:sz="0" w:space="0" w:color="auto"/>
            <w:left w:val="none" w:sz="0" w:space="0" w:color="auto"/>
            <w:bottom w:val="none" w:sz="0" w:space="0" w:color="auto"/>
            <w:right w:val="none" w:sz="0" w:space="0" w:color="auto"/>
          </w:divBdr>
        </w:div>
      </w:divsChild>
    </w:div>
    <w:div w:id="1813790116">
      <w:marLeft w:val="0"/>
      <w:marRight w:val="0"/>
      <w:marTop w:val="0"/>
      <w:marBottom w:val="0"/>
      <w:divBdr>
        <w:top w:val="none" w:sz="0" w:space="0" w:color="auto"/>
        <w:left w:val="none" w:sz="0" w:space="0" w:color="auto"/>
        <w:bottom w:val="none" w:sz="0" w:space="0" w:color="auto"/>
        <w:right w:val="none" w:sz="0" w:space="0" w:color="auto"/>
      </w:divBdr>
    </w:div>
    <w:div w:id="1814442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jpe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hyperlink" Target="https://54.225.241.69/svn/aware/Deployment/AWARE%20Version%201.1.x/" TargetMode="External"/><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footer" Target="footer4.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7.jpeg"/><Relationship Id="rId11" Type="http://schemas.openxmlformats.org/officeDocument/2006/relationships/footer" Target="footer3.xml"/><Relationship Id="rId24" Type="http://schemas.openxmlformats.org/officeDocument/2006/relationships/hyperlink" Target="https://54.225.241.69/svn/aware/Deployment/AWARE%20Version%201.1.x/AwareDllInstaller.exe" TargetMode="External"/><Relationship Id="rId32" Type="http://schemas.openxmlformats.org/officeDocument/2006/relationships/image" Target="media/image20.jpe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customXml" Target="../customXml/item1.xml"/><Relationship Id="rId5" Type="http://schemas.openxmlformats.org/officeDocument/2006/relationships/webSettings" Target="webSettings.xml"/><Relationship Id="rId61" Type="http://schemas.openxmlformats.org/officeDocument/2006/relationships/customXml" Target="../customXml/item4.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8.png"/><Relationship Id="rId3" Type="http://schemas.microsoft.com/office/2007/relationships/stylesWithEffects" Target="stylesWithEffects.xml"/><Relationship Id="rId12" Type="http://schemas.openxmlformats.org/officeDocument/2006/relationships/hyperlink" Target="https://54.225.241.69/svn/aware/Deployment/AWARE%20Version%201.1.x/" TargetMode="External"/><Relationship Id="rId17" Type="http://schemas.openxmlformats.org/officeDocument/2006/relationships/image" Target="media/image6.pn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customXml" Target="../customXml/item2.xml"/><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jpe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theme" Target="theme/theme1.xml"/><Relationship Id="rId10" Type="http://schemas.openxmlformats.org/officeDocument/2006/relationships/footer" Target="footer2.xml"/><Relationship Id="rId31" Type="http://schemas.openxmlformats.org/officeDocument/2006/relationships/image" Target="media/image19.jpe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customXml" Target="../customXml/item3.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9C9AB3197FD50448310FFA1687322E4" ma:contentTypeVersion="6" ma:contentTypeDescription="Create a new document." ma:contentTypeScope="" ma:versionID="4b9f0212a0c4e98595c36512f1a36bae">
  <xsd:schema xmlns:xsd="http://www.w3.org/2001/XMLSchema" xmlns:p="http://schemas.microsoft.com/office/2006/metadata/properties" xmlns:ns2="31427534-dd22-4c80-bda2-4289752910af" targetNamespace="http://schemas.microsoft.com/office/2006/metadata/properties" ma:root="true" ma:fieldsID="799776be9bf6c38a11203ebcc4ee4fcb" ns2:_="">
    <xsd:import namespace="31427534-dd22-4c80-bda2-4289752910af"/>
    <xsd:element name="properties">
      <xsd:complexType>
        <xsd:sequence>
          <xsd:element name="documentManagement">
            <xsd:complexType>
              <xsd:all>
                <xsd:element ref="ns2:_dlc_Exempt" minOccurs="0"/>
                <xsd:element ref="ns2:_dlc_ExpireDateSaved" minOccurs="0"/>
                <xsd:element ref="ns2:_dlc_ExpireDate" minOccurs="0"/>
              </xsd:all>
            </xsd:complexType>
          </xsd:element>
        </xsd:sequence>
      </xsd:complexType>
    </xsd:element>
  </xsd:schema>
  <xsd:schema xmlns:xsd="http://www.w3.org/2001/XMLSchema" xmlns:dms="http://schemas.microsoft.com/office/2006/documentManagement/types" targetNamespace="31427534-dd22-4c80-bda2-4289752910af" elementFormDefault="qualified">
    <xsd:import namespace="http://schemas.microsoft.com/office/2006/documentManagement/types"/>
    <xsd:element name="_dlc_Exempt" ma:index="9" nillable="true" ma:displayName="Exempt from Policy" ma:description="" ma:hidden="true" ma:internalName="_dlc_Exempt" ma:readOnly="true">
      <xsd:simpleType>
        <xsd:restriction base="dms:Unknown"/>
      </xsd:simpleType>
    </xsd:element>
    <xsd:element name="_dlc_ExpireDateSaved" ma:index="10" nillable="true" ma:displayName="Original Expiration Date" ma:description="" ma:hidden="true" ma:internalName="_dlc_ExpireDateSaved" ma:readOnly="true">
      <xsd:simpleType>
        <xsd:restriction base="dms:DateTime"/>
      </xsd:simpleType>
    </xsd:element>
    <xsd:element name="_dlc_ExpireDate" ma:index="11" nillable="true" ma:displayName="Expiration Date" ma:description="" ma:hidden="true" ma:internalName="_dlc_ExpireDat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p:Policy xmlns:p="office.server.policy" id="" local="true">
  <p:Name>Document</p:Name>
  <p:Description/>
  <p:Statement/>
  <p:PolicyItems>
    <p:PolicyItem featureId="Microsoft.Office.RecordsManagement.PolicyFeatures.Expiration">
      <p:Name>Expiration</p:Name>
      <p:Description>Automatic scheduling of content for processing, and expiry of content that has reached its due date.</p:Description>
      <p:CustomData>
        <data>
          <formula id="Microsoft.Office.RecordsManagement.PolicyFeatures.Expiration.Formula.BuiltIn">
            <number>1</number>
            <property>Created</property>
            <period>years</period>
          </formula>
          <action type="workflow" id="095a4daa-ab7a-4a68-b9f0-24c508d7d45f"/>
        </data>
      </p:CustomData>
    </p:PolicyItem>
  </p:PolicyItems>
</p:Policy>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documentManagement>
    <_dlc_ExpireDate xmlns="31427534-dd22-4c80-bda2-4289752910af">2017-01-07T01:06:56+00:00</_dlc_ExpireDate>
    <_dlc_ExpireDateSaved xmlns="31427534-dd22-4c80-bda2-4289752910af" xsi:nil="true"/>
  </documentManagement>
</p:properties>
</file>

<file path=customXml/itemProps1.xml><?xml version="1.0" encoding="utf-8"?>
<ds:datastoreItem xmlns:ds="http://schemas.openxmlformats.org/officeDocument/2006/customXml" ds:itemID="{8D045196-7C4B-4755-9730-D6CC752B8DA3}"/>
</file>

<file path=customXml/itemProps2.xml><?xml version="1.0" encoding="utf-8"?>
<ds:datastoreItem xmlns:ds="http://schemas.openxmlformats.org/officeDocument/2006/customXml" ds:itemID="{35628AFD-A914-4B3F-ABBC-57AC5B7AF16D}"/>
</file>

<file path=customXml/itemProps3.xml><?xml version="1.0" encoding="utf-8"?>
<ds:datastoreItem xmlns:ds="http://schemas.openxmlformats.org/officeDocument/2006/customXml" ds:itemID="{FB00D266-EF1A-489A-B5FE-EB73B0E483E1}"/>
</file>

<file path=customXml/itemProps4.xml><?xml version="1.0" encoding="utf-8"?>
<ds:datastoreItem xmlns:ds="http://schemas.openxmlformats.org/officeDocument/2006/customXml" ds:itemID="{464759EA-CB66-468F-BE9F-09B6F4385AB6}"/>
</file>

<file path=docProps/app.xml><?xml version="1.0" encoding="utf-8"?>
<Properties xmlns="http://schemas.openxmlformats.org/officeDocument/2006/extended-properties" xmlns:vt="http://schemas.openxmlformats.org/officeDocument/2006/docPropsVTypes">
  <Template>Normal.dotm</Template>
  <TotalTime>3</TotalTime>
  <Pages>110</Pages>
  <Words>23177</Words>
  <Characters>132113</Characters>
  <Application>Microsoft Office Word</Application>
  <DocSecurity>0</DocSecurity>
  <Lines>1100</Lines>
  <Paragraphs>309</Paragraphs>
  <ScaleCrop>false</ScaleCrop>
  <HeadingPairs>
    <vt:vector size="2" baseType="variant">
      <vt:variant>
        <vt:lpstr>Title</vt:lpstr>
      </vt:variant>
      <vt:variant>
        <vt:i4>1</vt:i4>
      </vt:variant>
    </vt:vector>
  </HeadingPairs>
  <TitlesOfParts>
    <vt:vector size="1" baseType="lpstr">
      <vt:lpstr>Installation Guide</vt:lpstr>
    </vt:vector>
  </TitlesOfParts>
  <Company>VA Programs</Company>
  <LinksUpToDate>false</LinksUpToDate>
  <CharactersWithSpaces>154981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Installation Guide</dc:title>
  <dc:creator>Section 508 VA Programs</dc:creator>
  <cp:lastModifiedBy>George</cp:lastModifiedBy>
  <cp:revision>3</cp:revision>
  <cp:lastPrinted>2014-07-02T21:32:00Z</cp:lastPrinted>
  <dcterms:created xsi:type="dcterms:W3CDTF">2016-01-07T01:06:00Z</dcterms:created>
  <dcterms:modified xsi:type="dcterms:W3CDTF">2016-01-13T03:43:00Z</dcterms:modified>
  <cp:contentType>Document</cp:contentTyp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ategory0">
    <vt:lpwstr>6</vt:lpwstr>
  </property>
  <property fmtid="{D5CDD505-2E9C-101B-9397-08002B2CF9AE}" pid="4" name="Scope">
    <vt:lpwstr>1</vt:lpwstr>
  </property>
  <property fmtid="{D5CDD505-2E9C-101B-9397-08002B2CF9AE}" pid="5" name="Order">
    <vt:lpwstr>7700.00000000000</vt:lpwstr>
  </property>
  <property fmtid="{D5CDD505-2E9C-101B-9397-08002B2CF9AE}" pid="6" name="Required by PMAS">
    <vt:lpwstr>0</vt:lpwstr>
  </property>
  <property fmtid="{D5CDD505-2E9C-101B-9397-08002B2CF9AE}" pid="7" name="Required by National Release">
    <vt:lpwstr>0</vt:lpwstr>
  </property>
  <property fmtid="{D5CDD505-2E9C-101B-9397-08002B2CF9AE}" pid="8" name="ContentTypeId">
    <vt:lpwstr>0x010100F9C9AB3197FD50448310FFA1687322E4</vt:lpwstr>
  </property>
  <property fmtid="{D5CDD505-2E9C-101B-9397-08002B2CF9AE}" pid="9" name="_dlc_ExpireDate">
    <vt:lpwstr>2015-08-15T13:47:51Z</vt:lpwstr>
  </property>
  <property fmtid="{D5CDD505-2E9C-101B-9397-08002B2CF9AE}" pid="10" name="_dlc_ExpireDateSaved">
    <vt:lpwstr/>
  </property>
</Properties>
</file>